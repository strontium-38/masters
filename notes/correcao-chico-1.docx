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59" w:lineRule="auto"/>
        <w:ind w:left="0"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
          <w:szCs w:val="40"/>
          <w:u w:val="none"/>
          <w:shd w:fill="auto" w:val="clear"/>
          <w:vertAlign w:val="baseline"/>
          <w:rtl w:val="0"/>
        </w:rPr>
        <w:t xml:space="preserve">Table of Contents</w:t>
      </w:r>
    </w:p>
    <w:sdt>
      <w:sdtPr>
        <w:id w:val="1545758715"/>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2484993" cy="762000"/>
            <wp:effectExtent b="0" l="0" r="0" t="0"/>
            <wp:docPr descr="image" id="1" name="image6.png"/>
            <a:graphic>
              <a:graphicData uri="http://schemas.openxmlformats.org/drawingml/2006/picture">
                <pic:pic>
                  <pic:nvPicPr>
                    <pic:cNvPr descr="image" id="0" name="image6.png"/>
                    <pic:cNvPicPr preferRelativeResize="0"/>
                  </pic:nvPicPr>
                  <pic:blipFill>
                    <a:blip r:embed="rId7"/>
                    <a:srcRect b="0" l="0" r="0" t="0"/>
                    <a:stretch>
                      <a:fillRect/>
                    </a:stretch>
                  </pic:blipFill>
                  <pic:spPr>
                    <a:xfrm>
                      <a:off x="0" y="0"/>
                      <a:ext cx="2484993"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2034034" cy="762000"/>
            <wp:effectExtent b="0" l="0" r="0" t="0"/>
            <wp:docPr descr="image" id="3" name="image7.png"/>
            <a:graphic>
              <a:graphicData uri="http://schemas.openxmlformats.org/drawingml/2006/picture">
                <pic:pic>
                  <pic:nvPicPr>
                    <pic:cNvPr descr="image" id="0" name="image7.png"/>
                    <pic:cNvPicPr preferRelativeResize="0"/>
                  </pic:nvPicPr>
                  <pic:blipFill>
                    <a:blip r:embed="rId8"/>
                    <a:srcRect b="0" l="0" r="0" t="0"/>
                    <a:stretch>
                      <a:fillRect/>
                    </a:stretch>
                  </pic:blipFill>
                  <pic:spPr>
                    <a:xfrm>
                      <a:off x="0" y="0"/>
                      <a:ext cx="2034034"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Anaerobic Co-digestion of Food Waste and Glycerol in Single-Stage System</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Diogenes Theodoros Bussador Matrakas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Dissertation submitted to Escola Superior Agrária de Bragança to obtain the Degree of Master in Biotechnological Engineering under the scope of the double diploma with Universidade Tecnológica Federal do Paraná.</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Supervised by</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Dr. Ramiro José Espinheira Martins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Dr. Francisco Menino Destéfanis Vítola</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dissertation does not include the comments and suggestions mentioned by the Jury.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Bragança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bookmarkStart w:colFirst="0" w:colLast="0" w:name="vsv7fkx9b5kv" w:id="0"/>
    <w:bookmarkEnd w:id="0"/>
    <w:p w:rsidR="00000000" w:rsidDel="00000000" w:rsidP="00000000" w:rsidRDefault="00000000" w:rsidRPr="00000000" w14:paraId="0000000C">
      <w:pPr>
        <w:pStyle w:val="Heading1"/>
        <w:rPr/>
      </w:pPr>
      <w:r w:rsidDel="00000000" w:rsidR="00000000" w:rsidRPr="00000000">
        <w:rPr>
          <w:rtl w:val="0"/>
        </w:rPr>
        <w:t xml:space="preserve">Acknowledgements</w:t>
      </w:r>
    </w:p>
    <w:bookmarkStart w:colFirst="0" w:colLast="0" w:name="t7z5m6kf0ajy" w:id="1"/>
    <w:bookmarkEnd w:id="1"/>
    <w:p w:rsidR="00000000" w:rsidDel="00000000" w:rsidP="00000000" w:rsidRDefault="00000000" w:rsidRPr="00000000" w14:paraId="0000000D">
      <w:pPr>
        <w:pStyle w:val="Heading1"/>
        <w:rPr/>
      </w:pPr>
      <w:r w:rsidDel="00000000" w:rsidR="00000000" w:rsidRPr="00000000">
        <w:rPr>
          <w:rtl w:val="0"/>
        </w:rPr>
        <w:t xml:space="preserve">Abstract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growing generation of </w:t>
      </w:r>
      <w:commentRangeStart w:id="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food waste </w:t>
      </w:r>
      <w:ins w:author="Francisco Vítola" w:id="0" w:date="2026-10-01T22:16: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w:t>
        </w:r>
        <w:commentRangeEnd w:id="0"/>
        <w:r w:rsidDel="00000000" w:rsidR="00000000" w:rsidRPr="00000000">
          <w:commentReference w:id="0"/>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the surplus of crude glycerol</w:t>
      </w:r>
      <w:ins w:author="Francisco Vítola" w:id="1" w:date="2026-10-01T22:16: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(C-GL)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biodiesel production represent two significant organic waste streams requiring sustainable management solutions. This study evaluated the technical feasibility of a single-stage anaerobic co-digestion system treating </w:t>
      </w:r>
      <w:del w:author="Francisco Vítola" w:id="2" w:date="2026-10-01T22:17:2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food waste</w:delText>
        </w:r>
      </w:del>
      <w:ins w:author="Francisco Vítola" w:id="2" w:date="2026-10-01T22:17:23Z">
        <w:r w:rsidDel="00000000" w:rsidR="00000000" w:rsidRPr="00000000">
          <w:rPr>
            <w:rtl w:val="0"/>
            <w:rPrChange w:author="Francisco Vítola" w:id="3" w:date="2026-10-01T22:17:23Z">
              <w:rPr>
                <w:rFonts w:ascii="Aptos" w:cs="Aptos" w:eastAsia="Aptos" w:hAnsi="Aptos"/>
                <w:b w:val="0"/>
                <w:bCs w:val="0"/>
                <w:i w:val="0"/>
                <w:iCs w:val="0"/>
                <w:smallCaps w:val="0"/>
                <w:strike w:val="0"/>
                <w:color w:val="000000"/>
                <w:sz w:val="24"/>
                <w:szCs w:val="24"/>
                <w:u w:val="none"/>
                <w:shd w:fill="auto" w:val="clear"/>
                <w:vertAlign w:val="baseline"/>
              </w:rPr>
            </w:rPrChange>
          </w:rPr>
          <w:t xml:space="preserve">FW</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del w:author="Francisco Vítola" w:id="4" w:date="2026-10-01T22:18:04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glycerol</w:delText>
        </w:r>
      </w:del>
      <w:ins w:author="Francisco Vítola" w:id="4" w:date="2026-10-01T22:18:04Z">
        <w:r w:rsidDel="00000000" w:rsidR="00000000" w:rsidRPr="00000000">
          <w:rPr>
            <w:rtl w:val="0"/>
            <w:rPrChange w:author="Francisco Vítola" w:id="5" w:date="2026-10-01T22:18:04Z">
              <w:rPr>
                <w:rFonts w:ascii="Aptos" w:cs="Aptos" w:eastAsia="Aptos" w:hAnsi="Aptos"/>
                <w:b w:val="0"/>
                <w:bCs w:val="0"/>
                <w:i w:val="0"/>
                <w:iCs w:val="0"/>
                <w:smallCaps w:val="0"/>
                <w:strike w:val="0"/>
                <w:color w:val="000000"/>
                <w:sz w:val="24"/>
                <w:szCs w:val="24"/>
                <w:u w:val="none"/>
                <w:shd w:fill="auto" w:val="clear"/>
                <w:vertAlign w:val="baseline"/>
              </w:rPr>
            </w:rPrChange>
          </w:rPr>
          <w:t xml:space="preserve">C-GL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co-substrates, with the objective of </w:t>
      </w:r>
      <w:ins w:author="Francisco Vítola" w:id="6" w:date="2026-10-01T21:52:21Z">
        <w:r w:rsidDel="00000000" w:rsidR="00000000" w:rsidRPr="00000000">
          <w:rPr>
            <w:rtl w:val="0"/>
            <w:rPrChange w:author="Francisco Vítola" w:id="7" w:date="2026-10-01T21:52:21Z">
              <w:rPr>
                <w:rFonts w:ascii="Aptos" w:cs="Aptos" w:eastAsia="Aptos" w:hAnsi="Aptos"/>
                <w:b w:val="0"/>
                <w:bCs w:val="0"/>
                <w:i w:val="0"/>
                <w:iCs w:val="0"/>
                <w:smallCaps w:val="0"/>
                <w:strike w:val="0"/>
                <w:color w:val="000000"/>
                <w:sz w:val="24"/>
                <w:szCs w:val="24"/>
                <w:u w:val="none"/>
                <w:shd w:fill="auto" w:val="clear"/>
                <w:vertAlign w:val="baseline"/>
              </w:rPr>
            </w:rPrChange>
          </w:rPr>
          <w:t xml:space="preserve">verifying</w:t>
        </w:r>
      </w:ins>
      <w:del w:author="Francisco Vítola" w:id="6" w:date="2026-10-01T21:52:21Z">
        <w:r w:rsidDel="00000000" w:rsidR="00000000" w:rsidRPr="00000000">
          <w:rPr>
            <w:rtl w:val="0"/>
            <w:rPrChange w:author="Francisco Vítola" w:id="7" w:date="2026-10-01T21:52:21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verifing</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biogas production while providing a valorisation route for </w:t>
      </w:r>
      <w:del w:author="Francisco Vítola" w:id="8" w:date="2026-10-01T22:18:1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crude glycerol</w:delText>
        </w:r>
      </w:del>
      <w:ins w:author="Francisco Vítola" w:id="8" w:date="2026-10-01T22:18:18Z">
        <w:r w:rsidDel="00000000" w:rsidR="00000000" w:rsidRPr="00000000">
          <w:rPr>
            <w:rtl w:val="0"/>
            <w:rPrChange w:author="Francisco Vítola" w:id="9" w:date="2026-10-01T22:18:18Z">
              <w:rPr>
                <w:rFonts w:ascii="Aptos" w:cs="Aptos" w:eastAsia="Aptos" w:hAnsi="Aptos"/>
                <w:b w:val="0"/>
                <w:bCs w:val="0"/>
                <w:i w:val="0"/>
                <w:iCs w:val="0"/>
                <w:smallCaps w:val="0"/>
                <w:strike w:val="0"/>
                <w:color w:val="000000"/>
                <w:sz w:val="24"/>
                <w:szCs w:val="24"/>
                <w:u w:val="none"/>
                <w:shd w:fill="auto" w:val="clear"/>
                <w:vertAlign w:val="baseline"/>
              </w:rPr>
            </w:rPrChange>
          </w:rPr>
          <w:t xml:space="preserve">C-GL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investigation was conducted in a 1 L continuous stirred-tank reactor operated under mesophilic conditions (35 °C) with a hydraulic retention time of 30 days. </w:t>
      </w:r>
      <w:commentRangeStart w:id="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Food waste</w:t>
      </w:r>
      <w:commentRangeEnd w:id="1"/>
      <w:r w:rsidDel="00000000" w:rsidR="00000000" w:rsidRPr="00000000">
        <w:commentReference w:id="1"/>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collected from a university canteen, and crude glycerol was obtained from biodiesel production residues; anaerobic sludge from a municipal wastewater treatment plant served as inoculum. The reactor was operated in sequential phases: </w:t>
      </w:r>
      <w:ins w:author="Francisco Vítola" w:id="10" w:date="2026-10-01T21:54:4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initial adaptation period, </w:t>
      </w:r>
      <w:ins w:author="Francisco Vítola" w:id="11" w:date="2026-10-01T21:54:4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co-digestion of food waste and glycerol, </w:t>
      </w:r>
      <w:ins w:author="Francisco Vítola" w:id="12" w:date="2026-10-01T21:55:00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glycerol only feeding, and </w:t>
      </w:r>
      <w:ins w:author="Francisco Vítola" w:id="13" w:date="2026-10-01T21:55:07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post-</w:t>
      </w:r>
      <w:ins w:author="Francisco Vítola" w:id="14" w:date="2026-10-01T21:53:24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eeding period. Biogas production was monitored continuously using an automatic methane potential test system, while process stability was assessed through measurements of pH, total alkalinity, volatile fatty acids</w:t>
      </w:r>
      <w:ins w:author="Francisco Vítola" w:id="15" w:date="2026-10-01T22:25:0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(VFA)</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their ratio</w:t>
      </w:r>
      <w:ins w:author="Francisco Vítola" w:id="16" w:date="2026-10-01T22:25:2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(VFA/alkalinity)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Substrate characterisation included total solids, volatile solids, density, total carbon, and total nitrogen analyses. Results demonstrated that </w:t>
      </w:r>
      <w:ins w:author="Francisco Vítola" w:id="17" w:date="2026-10-01T22:01:0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2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co-digestion of food waste and glycerol</w:t>
      </w:r>
      <w:ins w:author="Francisco Vítola" w:id="18" w:date="2026-10-01T22:01:2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yielded the highest methane production rates and cumulative volumes, with flow spikes immediately following feeding events indicating rapid substrate conversion. In contrast, </w:t>
      </w:r>
      <w:ins w:author="Francisco Vítola" w:id="19" w:date="2026-10-01T22:02:0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3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glycerol-only feeding</w:t>
      </w:r>
      <w:ins w:author="Francisco Vítola" w:id="20" w:date="2026-10-01T22:02:1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resulted in reduced biogas production despite continued methanogenic activity. Total alkalinity remained elevated following bicarbonate supplementation, maintaining pH around 7 throughout most of the experiment; volatile fatty acid concentrations fluctuated between </w:t>
      </w:r>
      <w:commentRangeStart w:id="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3000–5000 mg CH3COOH/L, with VFA/alkalinity ratios of 0.3–1.2</w:t>
      </w:r>
      <w:commentRangeEnd w:id="2"/>
      <w:r w:rsidDel="00000000" w:rsidR="00000000" w:rsidRPr="00000000">
        <w:commentReference w:id="2"/>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findings </w:t>
      </w:r>
      <w:ins w:author="Francisco Vítola" w:id="21" w:date="2026-10-01T22:14:22Z">
        <w:r w:rsidDel="00000000" w:rsidR="00000000" w:rsidRPr="00000000">
          <w:rPr>
            <w:rtl w:val="0"/>
            <w:rPrChange w:author="Francisco Vítola" w:id="22" w:date="2026-10-01T22:14:22Z">
              <w:rPr>
                <w:rFonts w:ascii="Aptos" w:cs="Aptos" w:eastAsia="Aptos" w:hAnsi="Aptos"/>
                <w:b w:val="0"/>
                <w:bCs w:val="0"/>
                <w:i w:val="0"/>
                <w:iCs w:val="0"/>
                <w:smallCaps w:val="0"/>
                <w:strike w:val="0"/>
                <w:color w:val="000000"/>
                <w:sz w:val="24"/>
                <w:szCs w:val="24"/>
                <w:u w:val="none"/>
                <w:shd w:fill="auto" w:val="clear"/>
                <w:vertAlign w:val="baseline"/>
              </w:rPr>
            </w:rPrChange>
          </w:rPr>
          <w:t xml:space="preserve">support </w:t>
        </w:r>
      </w:ins>
      <w:del w:author="Francisco Vítola" w:id="21" w:date="2026-10-01T22:14:22Z">
        <w:r w:rsidDel="00000000" w:rsidR="00000000" w:rsidRPr="00000000">
          <w:rPr>
            <w:rtl w:val="0"/>
            <w:rPrChange w:author="Francisco Vítola" w:id="22" w:date="2026-10-01T22:14:22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confirm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hypothesis that glycerol can be useful for biogas production when co-digested with food waste or alone. The study demonstrates the technical viability of anaerobic co-digestion as a strategy for valorising crude glycerol within a circular bioeconomy framework, though further research is needed to optimise glycerol loading rates and develop robust feeding strategies for industrial application.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anaerobic digestion; biogas; crude glycerol; food waste; methane.</w:t>
      </w:r>
    </w:p>
    <w:bookmarkStart w:colFirst="0" w:colLast="0" w:name="t4wm32e4pm1h" w:id="2"/>
    <w:bookmarkEnd w:id="2"/>
    <w:p w:rsidR="00000000" w:rsidDel="00000000" w:rsidP="00000000" w:rsidRDefault="00000000" w:rsidRPr="00000000" w14:paraId="00000010">
      <w:pPr>
        <w:pStyle w:val="Heading1"/>
        <w:rPr/>
      </w:pPr>
      <w:r w:rsidDel="00000000" w:rsidR="00000000" w:rsidRPr="00000000">
        <w:rPr>
          <w:rtl w:val="0"/>
        </w:rPr>
        <w:t xml:space="preserve">Resumo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commentRangeStart w:id="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w:t>
      </w:r>
      <w:commentRangeEnd w:id="3"/>
      <w:r w:rsidDel="00000000" w:rsidR="00000000" w:rsidRPr="00000000">
        <w:commentReference w:id="3"/>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crescente geração de resíduos alimentares e o excedente de glicerol bruto proveniente da produção de biodiesel representam duas produções significativas de resíduos orgânicos que requerem soluções sustentáveis. Este estudo avaliou a viabilidade técnica de um sistema de codigestão anaeróbia de uma única etapa, tratando resíduos alimentares e glicerol como co-substratos, com o objetivo de verificar a produção de biogás e, simultaneamente, proporcionar uma via de valorização para o glicerol bruto. A investigação foi conduzida num reator contínuo de tanque agitado de 1 L, operado em condições mesofílicas (35 °C), com um tempo de retenção hidráulica de 30 dias. Os resíduos alimentares foram recolhidos numa cantina universitária e o glicerol bruto foi obtido a partir de resíduos da produção de biodiesel; lamas anaeróbias de uma estação de tratamento de águas residuais municipais serviram como inóculo. O reator foi operado em fases sequenciais: um período inicial de adaptação, codigestão de resíduos alimentares e glicerol, alimentação exclusiva com glicerol e um período pós-alimentação. A produção de biogás foi monitorizada continuamente através de um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automatic methane potential test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enquanto a estabilidade do processo foi avaliada por medições de pH, alcalinidade total, ácidos graxos voláteis e respectiva razão. A caracterização dos substratos incluiu análises de sólidos totais, sólidos voláteis, massa volúmica, carbono total e nitrogênio total. Os resultados demonstraram que a codigestão de resíduos alimentares e glicerol originou as taxas de produção de metano e os volumes acumulados mais elevados, com picos imediatamente após as alimentações, indicando uma rápida conversão do substrato. Em contraste, a alimentação exclusiva com glicerol resultou numa produção reduzida de biogás, apesar da atividade metanogénica continuada. A alcalinidade total manteve-se elevada após a suplementação com bicarbonato, mantendo o pH em torno de 7 durante a maior parte da experiência; as concentrações de ácidos graxos voláteis flutuaram entre 3000–5000 mg CH3COOH/L, com razões AGV/alcalinidade de 0,3–1,2. Estes resultados confirmam a hipótese de que o glicerol pode ser útil para a produção de biogás quando codigerido com resíduos alimentares ou isoladamente. O estudo demonstra a viabilidade técnica da codigestão anaeróbia como estratégia de valorização do glicerol bruto no âmbito de uma bioeconomia circular, embora seja necessária investigação adicional para otimizar as cargas de glicerol e desenvolver estratégias de alimentação robustas para aplicação industrial.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Palavras-chave: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biogás; digestão anaeróbia; glicerol bruto; metano; resíduos alimentares.</w:t>
      </w:r>
    </w:p>
    <w:bookmarkStart w:colFirst="0" w:colLast="0" w:name="hs6szv9h624f" w:id="3"/>
    <w:bookmarkEnd w:id="3"/>
    <w:p w:rsidR="00000000" w:rsidDel="00000000" w:rsidP="00000000" w:rsidRDefault="00000000" w:rsidRPr="00000000" w14:paraId="00000013">
      <w:pPr>
        <w:pStyle w:val="Heading1"/>
        <w:rPr/>
      </w:pPr>
      <w:r w:rsidDel="00000000" w:rsidR="00000000" w:rsidRPr="00000000">
        <w:rPr>
          <w:rtl w:val="0"/>
        </w:rPr>
        <w:t xml:space="preserve">1</w:t>
        <w:tab/>
        <w:t xml:space="preserve">Introduction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generation of organic waste has become one of the defining environmental challenges of our time, particularly as urbanization and industrial activity continue to expand. A major contributor is FW, a global stream that in the European Union alone is estimated at 88 Mt/yr, excluding inedible parts removed from the supply chain (Scherhaufer et al., 2018). When considering only post-processing activities (wholesale, retail, food service and households) approximately 66.3 Mt of FW are produced annually in the EU-27+1 (Albizzati et al., 2021). The scale of this loss highlights the urgent need for improved management strategies that move beyond simple disposal.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environmental burden of FW is substantial. It accounts for roughly </w:t>
      </w:r>
      <w:commentRangeStart w:id="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15–16</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Parallel to the FW challenge, the rapid expansion of biodiesel production has generated an excess of another organic by-product: C-GL. Formed in the transesterification of triglycerides, approximately 10 kg of C-GL are produced for every 100 kg of biodiesel (Garlapati et al., 2016). Global biodiesel output, driven by renewable energy mandates, has caused the GL market to swell with C-GL supply projected to reach about 6.33 Mt by 2025, of which nearly 680 kt are expected to be highly impure due to the shift towards waste-based feedstocks (Attarbachi et al., 2023).</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Crude glycerol composition varies widely depending on the oil source and catalyst used, but it typically contains methanol, soaps, free fatty acids, salts and other MONG compounds (Anand &amp; Saxena, 2012; Attarbachi et al., 2023). These impurities are known to inhibit microbial growth and fermentation, as demonstrated by the severe reduction in 1,3-PDO production when untreated C-GL from jatropha, soybean or sunflower oils was used (Anand &amp; Saxena, 2012). Purification to technical or pharmaceutical grade is energy-intensive and often uneconomical for small and medium biodiesel plants (Attarbachi et al., 2023), prompting the search for direct, cost-effective valorisation routes. Because of its high organic content and ready biodegradability, C-GL has attracted attention as an ideal co-substrate for anaerobic digestion, where it can serve as a concentrated carbon source while being simultaneously detoxified by dilution and microbial synergy (Gebreegziabher et al., 2025; Tomczak et al., 2025).</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Anaerobic digestion is a mature biological process in which consortia of microorganisms convert organic matter into biogas, primarily CH4 (55–65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this framework, anaerobic co-digestion, the simultaneous treatment of two or more substrates, has emerged as a particularly effective strategy. Co-digesting C-GL with nitrogen-rich materials such as animal manure, sewage sludge or FW balances the C/N, dilutes potential inhibitors, provides essential macro and micro nutrients, and fosters synergistic microbial interactions (Gebreegziabher et al., 2025; Tomczak et al., 2025). The result can be a dramatic improvement in biogas and CH4 yield: studies report increases </w:t>
      </w:r>
      <w:commentRangeStart w:id="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ranging from 14–226</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excessive GL loads can lead to VFA accumulation, pH drop and methanogen inhibition, underscoring the need for careful optimisation (Gebreegziabher et al., 2025; Tomczak et al., 2025). Overall, the convergence of abundant FW and surplus C-GL supplies, together with the proven capability of AD to convert these streams into renewable CH4 and fertiliser, represents a tangible route towards a circular, low-carbon bioeconomy.</w:t>
      </w:r>
    </w:p>
    <w:bookmarkStart w:colFirst="0" w:colLast="0" w:name="v5uwbuq65llf" w:id="4"/>
    <w:bookmarkEnd w:id="4"/>
    <w:p w:rsidR="00000000" w:rsidDel="00000000" w:rsidP="00000000" w:rsidRDefault="00000000" w:rsidRPr="00000000" w14:paraId="0000001B">
      <w:pPr>
        <w:pStyle w:val="Heading1"/>
        <w:rPr/>
      </w:pPr>
      <w:r w:rsidDel="00000000" w:rsidR="00000000" w:rsidRPr="00000000">
        <w:rPr>
          <w:rtl w:val="0"/>
        </w:rPr>
        <w:t xml:space="preserve">2</w:t>
        <w:tab/>
        <w:t xml:space="preserve">Objectives</w:t>
      </w:r>
    </w:p>
    <w:bookmarkStart w:colFirst="0" w:colLast="0" w:name="dd73f8xbhiy5" w:id="5"/>
    <w:bookmarkEnd w:id="5"/>
    <w:p w:rsidR="00000000" w:rsidDel="00000000" w:rsidP="00000000" w:rsidRDefault="00000000" w:rsidRPr="00000000" w14:paraId="0000001C">
      <w:pPr>
        <w:pStyle w:val="Heading2"/>
        <w:rPr/>
      </w:pPr>
      <w:r w:rsidDel="00000000" w:rsidR="00000000" w:rsidRPr="00000000">
        <w:rPr>
          <w:rtl w:val="0"/>
        </w:rPr>
        <w:t xml:space="preserve">2.1</w:t>
        <w:tab/>
        <w:t xml:space="preserve">General Objectives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primary objective of this dissertation project is to evaluate the efficiency of a single-stage anaerobic co-digestion system using organic FW and C-GL as substrates. The investigation will be conducted by determining biogas production, with a focus on industrial feasibility.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central hypothesis is that the controlled addition of C-GL, a by-product of the biodiesel industry, helps biogas production due to its high energy content and rapid biodegradability, provided that adequate operational conditions are maintained to avoid VFA overload.</w:t>
      </w:r>
    </w:p>
    <w:bookmarkStart w:colFirst="0" w:colLast="0" w:name="bt7osfm6d24j" w:id="6"/>
    <w:bookmarkEnd w:id="6"/>
    <w:p w:rsidR="00000000" w:rsidDel="00000000" w:rsidP="00000000" w:rsidRDefault="00000000" w:rsidRPr="00000000" w14:paraId="0000001F">
      <w:pPr>
        <w:pStyle w:val="Heading2"/>
        <w:rPr/>
      </w:pPr>
      <w:r w:rsidDel="00000000" w:rsidR="00000000" w:rsidRPr="00000000">
        <w:rPr>
          <w:rtl w:val="0"/>
        </w:rPr>
        <w:t xml:space="preserve">2.2</w:t>
        <w:tab/>
        <w:t xml:space="preserve">Specific Objectives</w:t>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Characterize the substrates (FW and C-GL), evaluating physicochemical parameters relevant to anaerobic digestion.</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Operate the single-stage anaerobic co-digestion system, assessing process stability.</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Evaluate the techno-economic feasibility of using C-GL as a co-substrate, considering potential for industrial application.</w:t>
      </w:r>
    </w:p>
    <w:bookmarkStart w:colFirst="0" w:colLast="0" w:name="191fp2vv97gh" w:id="7"/>
    <w:bookmarkEnd w:id="7"/>
    <w:p w:rsidR="00000000" w:rsidDel="00000000" w:rsidP="00000000" w:rsidRDefault="00000000" w:rsidRPr="00000000" w14:paraId="00000023">
      <w:pPr>
        <w:pStyle w:val="Heading1"/>
        <w:rPr/>
      </w:pPr>
      <w:r w:rsidDel="00000000" w:rsidR="00000000" w:rsidRPr="00000000">
        <w:rPr>
          <w:rtl w:val="0"/>
        </w:rPr>
        <w:t xml:space="preserve">3</w:t>
        <w:tab/>
        <w:t xml:space="preserve">Literature Review</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rapid expansion of biodiesel production has generated an oversupply of C-GL, a by-product of the transesterification output</w:t>
      </w:r>
      <w:ins w:author="Francisco Vítola" w:id="23" w:date="2026-10-01T22:59:59Z">
        <w:r w:rsidDel="00000000" w:rsidR="00000000" w:rsidRPr="00000000">
          <w:rPr>
            <w:rtl w:val="0"/>
            <w:rPrChange w:author="Francisco Vítola" w:id="24" w:date="2026-10-01T22:59:59Z">
              <w:rPr>
                <w:rFonts w:ascii="Aptos" w:cs="Aptos" w:eastAsia="Aptos" w:hAnsi="Aptos"/>
                <w:b w:val="0"/>
                <w:bCs w:val="0"/>
                <w:i w:val="0"/>
                <w:iCs w:val="0"/>
                <w:smallCaps w:val="0"/>
                <w:strike w:val="0"/>
                <w:color w:val="000000"/>
                <w:sz w:val="24"/>
                <w:szCs w:val="24"/>
                <w:u w:val="none"/>
                <w:shd w:fill="auto" w:val="clear"/>
                <w:vertAlign w:val="baseline"/>
              </w:rPr>
            </w:rPrChange>
          </w:rPr>
          <w:t xml:space="preserve">.</w:t>
        </w:r>
      </w:ins>
      <w:del w:author="Francisco Vítola" w:id="23" w:date="2026-10-01T22:59: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this</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Fig. 3.1 shows the steps to produce biodiesel</w:t>
      </w:r>
      <w:ins w:author="Francisco Vítola" w:id="25" w:date="2026-10-01T22:58:5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when GL is </w:t>
      </w:r>
      <w:ins w:author="Francisco Vítola" w:id="26" w:date="2026-10-01T22:57:26Z">
        <w:r w:rsidDel="00000000" w:rsidR="00000000" w:rsidRPr="00000000">
          <w:rPr>
            <w:rtl w:val="0"/>
            <w:rPrChange w:author="Francisco Vítola" w:id="27" w:date="2026-10-01T22:57:26Z">
              <w:rPr>
                <w:rFonts w:ascii="Aptos" w:cs="Aptos" w:eastAsia="Aptos" w:hAnsi="Aptos"/>
                <w:b w:val="0"/>
                <w:bCs w:val="0"/>
                <w:i w:val="0"/>
                <w:iCs w:val="0"/>
                <w:smallCaps w:val="0"/>
                <w:strike w:val="0"/>
                <w:color w:val="000000"/>
                <w:sz w:val="24"/>
                <w:szCs w:val="24"/>
                <w:u w:val="none"/>
                <w:shd w:fill="auto" w:val="clear"/>
                <w:vertAlign w:val="baseline"/>
              </w:rPr>
            </w:rPrChange>
          </w:rPr>
          <w:t xml:space="preserve">produced</w:t>
        </w:r>
      </w:ins>
      <w:del w:author="Francisco Vítola" w:id="26" w:date="2026-10-01T22:57:26Z">
        <w:r w:rsidDel="00000000" w:rsidR="00000000" w:rsidRPr="00000000">
          <w:rPr>
            <w:rtl w:val="0"/>
            <w:rPrChange w:author="Francisco Vítola" w:id="27" w:date="2026-10-01T22:57:26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producesd</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(Garlapati et al., 2016). This waste stream, loaded with impurities such as methanol, soaps, and hydroxides</w:t>
      </w:r>
      <w:ins w:author="Francisco Vítola" w:id="28" w:date="2026-10-01T23:03:42Z">
        <w:r w:rsidDel="00000000" w:rsidR="00000000" w:rsidRPr="00000000">
          <w:rPr>
            <w:rtl w:val="0"/>
            <w:rPrChange w:author="Francisco Vítola" w:id="29" w:date="2026-10-01T23:03:42Z">
              <w:rPr>
                <w:rFonts w:ascii="Aptos" w:cs="Aptos" w:eastAsia="Aptos" w:hAnsi="Aptos"/>
                <w:b w:val="0"/>
                <w:bCs w:val="0"/>
                <w:i w:val="0"/>
                <w:iCs w:val="0"/>
                <w:smallCaps w:val="0"/>
                <w:strike w:val="0"/>
                <w:color w:val="000000"/>
                <w:sz w:val="24"/>
                <w:szCs w:val="24"/>
                <w:u w:val="none"/>
                <w:shd w:fill="auto" w:val="clear"/>
                <w:vertAlign w:val="baseline"/>
              </w:rPr>
            </w:rPrChange>
          </w:rPr>
          <w:t xml:space="preserve">.</w:t>
        </w:r>
      </w:ins>
      <w:del w:author="Francisco Vítola" w:id="28" w:date="2026-10-01T23:03:4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Francisco Vítola" w:id="30" w:date="2026-10-01T23:04:4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Fig. 3.2 shows the processes and what they</w:delText>
        </w:r>
      </w:del>
      <w:ins w:author="Francisco Vítola" w:id="30" w:date="2026-10-01T23:04:48Z">
        <w:del w:author="Francisco Vítola" w:id="30" w:date="2026-10-01T23:04:48Z">
          <w:r w:rsidDel="00000000" w:rsidR="00000000" w:rsidRPr="00000000">
            <w:rPr>
              <w:rtl w:val="0"/>
              <w:rPrChange w:author="Francisco Vítola" w:id="31" w:date="2026-10-01T23:04:48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substances</w:delText>
          </w:r>
        </w:del>
      </w:ins>
      <w:del w:author="Francisco Vítola" w:id="30" w:date="2026-10-01T23:04:4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Francisco Vítola" w:id="32" w:date="2026-10-01T23:04:57Z">
        <w:del w:author="Francisco Vítola" w:id="30" w:date="2026-10-01T23:04:4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that </w:delText>
          </w:r>
        </w:del>
      </w:ins>
      <w:del w:author="Francisco Vítola" w:id="30" w:date="2026-10-01T23:04:4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contaminate the GL with,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poses environmental disposal challenges</w:t>
      </w:r>
      <w:ins w:author="Francisco Vítola" w:id="33" w:date="2026-10-01T23:08:09Z">
        <w:r w:rsidDel="00000000" w:rsidR="00000000" w:rsidRPr="00000000">
          <w:rPr>
            <w:rtl w:val="0"/>
            <w:rPrChange w:author="Francisco Vítola" w:id="34" w:date="2026-10-01T23:08:09Z">
              <w:rPr>
                <w:rFonts w:ascii="Aptos" w:cs="Aptos" w:eastAsia="Aptos" w:hAnsi="Aptos"/>
                <w:b w:val="0"/>
                <w:bCs w:val="0"/>
                <w:i w:val="0"/>
                <w:iCs w:val="0"/>
                <w:smallCaps w:val="0"/>
                <w:strike w:val="0"/>
                <w:color w:val="000000"/>
                <w:sz w:val="24"/>
                <w:szCs w:val="24"/>
                <w:u w:val="none"/>
                <w:shd w:fill="auto" w:val="clear"/>
                <w:vertAlign w:val="baseline"/>
              </w:rPr>
            </w:rPrChange>
          </w:rPr>
          <w:t xml:space="preserve">.</w:t>
        </w:r>
      </w:ins>
      <w:del w:author="Francisco Vítola" w:id="33" w:date="2026-10-01T23:08:0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Francisco Vítola" w:id="35" w:date="2026-10-01T23:08: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w:delText>
        </w:r>
      </w:del>
      <w:ins w:author="Francisco Vítola" w:id="35" w:date="2026-10-01T23:08:12Z">
        <w:r w:rsidDel="00000000" w:rsidR="00000000" w:rsidRPr="00000000">
          <w:rPr>
            <w:rtl w:val="0"/>
            <w:rPrChange w:author="Francisco Vítola" w:id="36" w:date="2026-10-01T23:08:12Z">
              <w:rPr>
                <w:rFonts w:ascii="Aptos" w:cs="Aptos" w:eastAsia="Aptos" w:hAnsi="Aptos"/>
                <w:b w:val="0"/>
                <w:bCs w:val="0"/>
                <w:i w:val="0"/>
                <w:iCs w:val="0"/>
                <w:smallCaps w:val="0"/>
                <w:strike w:val="0"/>
                <w:color w:val="000000"/>
                <w:sz w:val="24"/>
                <w:szCs w:val="24"/>
                <w:u w:val="none"/>
                <w:shd w:fill="auto" w:val="clear"/>
                <w:vertAlign w:val="baseline"/>
              </w:rPr>
            </w:rPrChange>
          </w:rPr>
          <w:t xml:space="preserve">A</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lso</w:t>
      </w:r>
      <w:ins w:author="Francisco Vítola" w:id="37" w:date="2026-10-01T23:08:1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the variation of impurities depending on the source, there</w:t>
      </w:r>
      <w:del w:author="Francisco Vítola" w:id="38" w:date="2026-10-01T23:03:04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Francisco Vítola" w:id="38" w:date="2026-10-01T23:03:04Z">
        <w:r w:rsidDel="00000000" w:rsidR="00000000" w:rsidRPr="00000000">
          <w:rPr>
            <w:rtl w:val="0"/>
            <w:rPrChange w:author="Francisco Vítola" w:id="39" w:date="2026-10-01T23:03:04Z">
              <w:rPr>
                <w:rFonts w:ascii="Aptos" w:cs="Aptos" w:eastAsia="Aptos" w:hAnsi="Aptos"/>
                <w:b w:val="0"/>
                <w:bCs w:val="0"/>
                <w:i w:val="0"/>
                <w:iCs w:val="0"/>
                <w:smallCaps w:val="0"/>
                <w:strike w:val="0"/>
                <w:color w:val="000000"/>
                <w:sz w:val="24"/>
                <w:szCs w:val="24"/>
                <w:u w:val="none"/>
                <w:shd w:fill="auto" w:val="clear"/>
                <w:vertAlign w:val="baseline"/>
              </w:rPr>
            </w:rPrChange>
          </w:rPr>
          <w:t xml:space="preserve"> i</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no standard method to use this source of carbon (Anand &amp; Saxena, 2012; Gebreegziabher et al., 2025). </w:t>
      </w:r>
      <w:ins w:author="Francisco Vítola" w:id="40" w:date="2026-10-01T23:08:53Z">
        <w:r w:rsidDel="00000000" w:rsidR="00000000" w:rsidRPr="00000000">
          <w:rPr>
            <w:rtl w:val="0"/>
            <w:rPrChange w:author="Francisco Vítola" w:id="41" w:date="2026-10-01T23:08:53Z">
              <w:rPr>
                <w:rFonts w:ascii="Aptos" w:cs="Aptos" w:eastAsia="Aptos" w:hAnsi="Aptos"/>
                <w:b w:val="0"/>
                <w:bCs w:val="0"/>
                <w:i w:val="0"/>
                <w:iCs w:val="0"/>
                <w:smallCaps w:val="0"/>
                <w:strike w:val="0"/>
                <w:color w:val="000000"/>
                <w:sz w:val="24"/>
                <w:szCs w:val="24"/>
                <w:u w:val="none"/>
                <w:shd w:fill="auto" w:val="clear"/>
                <w:vertAlign w:val="baseline"/>
              </w:rPr>
            </w:rPrChange>
          </w:rPr>
          <w:t xml:space="preserve">Fig. 3.2 shows the processes and which substances contaminate the GL.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Anaerobic digestion aligns with circular economy principles by converting organic residues into biogas while recycling nutrients</w:t>
      </w:r>
      <w:del w:author="Francisco Vítola" w:id="42" w:date="2026-10-01T23:10:3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author="Francisco Vítola" w:id="43" w:date="2026-10-01T23:10:3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making C-GL a promising co-substrate (Gebreegziabher et al., 2025).</w:t>
      </w:r>
    </w:p>
    <w:tbl>
      <w:tblPr>
        <w:tblStyle w:val="Table1"/>
        <w:jc w:val="center"/>
        <w:tblLayout w:type="fixed"/>
        <w:tblLook w:val="0000"/>
      </w:tblPr>
      <w:tblGrid>
        <w:gridCol w:w="9360"/>
        <w:tblGridChange w:id="0">
          <w:tblGrid>
            <w:gridCol w:w="9360"/>
          </w:tblGrid>
        </w:tblGridChange>
      </w:tblGrid>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crude glycerol from biodisel production (Adapted from: Garlapati et al. (2016))</w:t>
      </w:r>
    </w:p>
    <w:tbl>
      <w:tblPr>
        <w:tblStyle w:val="Table2"/>
        <w:jc w:val="center"/>
        <w:tblLayout w:type="fixed"/>
        <w:tblLook w:val="0000"/>
      </w:tblPr>
      <w:tblGrid>
        <w:gridCol w:w="9360"/>
        <w:tblGridChange w:id="0">
          <w:tblGrid>
            <w:gridCol w:w="9360"/>
          </w:tblGrid>
        </w:tblGridChange>
      </w:tblGrid>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Contaminations of the crude glycerol (Adapted from: Attarbachi et al. (2023))</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Gebreegziabher et al. (2025) reported that co-digestion of C-GL can boost CH4 production compared to mono-digestion of the base substrate. Tomczak et al. (2025) reviewed one-stage AD experiments and concluded that a C</w:t>
      </w:r>
      <w:commentRangeStart w:id="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H4 content above 60</w:t>
      </w:r>
      <w:commentRangeEnd w:id="6"/>
      <w:r w:rsidDel="00000000" w:rsidR="00000000" w:rsidRPr="00000000">
        <w:commentReference w:id="6"/>
      </w:r>
      <w:r w:rsidDel="00000000" w:rsidR="00000000" w:rsidRPr="00000000">
        <w:rPr>
          <w:rtl w:val="0"/>
        </w:rPr>
      </w:r>
    </w:p>
    <w:tbl>
      <w:tblPr>
        <w:tblStyle w:val="Table3"/>
        <w:jc w:val="center"/>
        <w:tblLayout w:type="fixed"/>
        <w:tblLook w:val="0000"/>
      </w:tblPr>
      <w:tblGrid>
        <w:gridCol w:w="9360"/>
        <w:tblGridChange w:id="0">
          <w:tblGrid>
            <w:gridCol w:w="9360"/>
          </w:tblGrid>
        </w:tblGridChange>
      </w:tblGrid>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CH4 production from AD (Adapted from: Li et al. (2011))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Liquid AD, typically conducted in a CSTR, operates at total solid concentrations of 0.5–15</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selection of a robust microbial inoculum is decisive for rapid start-up and stable performance of a CSTR fed with GL. Anaerobic sludge from municipal WWTPs is the most common source of inoculum because it harbours a diverse consortium of hydrolytic, acidogenic, and methanogenic microorganisms</w:t>
      </w:r>
      <w:ins w:author="Francisco Vítola" w:id="44" w:date="2026-10-01T23:18:07Z">
        <w:r w:rsidDel="00000000" w:rsidR="00000000" w:rsidRPr="00000000">
          <w:rPr>
            <w:rtl w:val="0"/>
            <w:rPrChange w:author="Francisco Vítola" w:id="45" w:date="2026-10-01T23:18:07Z">
              <w:rPr>
                <w:rFonts w:ascii="Aptos" w:cs="Aptos" w:eastAsia="Aptos" w:hAnsi="Aptos"/>
                <w:b w:val="0"/>
                <w:bCs w:val="0"/>
                <w:i w:val="0"/>
                <w:iCs w:val="0"/>
                <w:smallCaps w:val="0"/>
                <w:strike w:val="0"/>
                <w:color w:val="000000"/>
                <w:sz w:val="24"/>
                <w:szCs w:val="24"/>
                <w:u w:val="none"/>
                <w:shd w:fill="auto" w:val="clear"/>
                <w:vertAlign w:val="baseline"/>
              </w:rPr>
            </w:rPrChange>
          </w:rPr>
          <w:t xml:space="preserve">.</w:t>
        </w:r>
      </w:ins>
      <w:del w:author="Francisco Vítola" w:id="44" w:date="2026-10-01T23:18:07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Francisco Vítola" w:id="46" w:date="2026-10-01T23:18:1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w:delText>
        </w:r>
      </w:del>
      <w:ins w:author="Francisco Vítola" w:id="46" w:date="2026-10-01T23:18:11Z">
        <w:r w:rsidDel="00000000" w:rsidR="00000000" w:rsidRPr="00000000">
          <w:rPr>
            <w:rtl w:val="0"/>
            <w:rPrChange w:author="Francisco Vítola" w:id="47" w:date="2026-10-01T23:18:11Z">
              <w:rPr>
                <w:rFonts w:ascii="Aptos" w:cs="Aptos" w:eastAsia="Aptos" w:hAnsi="Aptos"/>
                <w:b w:val="0"/>
                <w:bCs w:val="0"/>
                <w:i w:val="0"/>
                <w:iCs w:val="0"/>
                <w:smallCaps w:val="0"/>
                <w:strike w:val="0"/>
                <w:color w:val="000000"/>
                <w:sz w:val="24"/>
                <w:szCs w:val="24"/>
                <w:u w:val="none"/>
                <w:shd w:fill="auto" w:val="clear"/>
                <w:vertAlign w:val="baseline"/>
              </w:rPr>
            </w:rPrChange>
          </w:rPr>
          <w:t xml:space="preserve">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flow </w:t>
      </w:r>
      <w:ins w:author="Francisco Vítola" w:id="48" w:date="2026-10-01T23:18:23Z">
        <w:r w:rsidDel="00000000" w:rsidR="00000000" w:rsidRPr="00000000">
          <w:rPr>
            <w:rtl w:val="0"/>
            <w:rPrChange w:author="Francisco Vítola" w:id="49" w:date="2026-10-01T23:18:23Z">
              <w:rPr>
                <w:rFonts w:ascii="Aptos" w:cs="Aptos" w:eastAsia="Aptos" w:hAnsi="Aptos"/>
                <w:b w:val="0"/>
                <w:bCs w:val="0"/>
                <w:i w:val="0"/>
                <w:iCs w:val="0"/>
                <w:smallCaps w:val="0"/>
                <w:strike w:val="0"/>
                <w:color w:val="000000"/>
                <w:sz w:val="24"/>
                <w:szCs w:val="24"/>
                <w:u w:val="none"/>
                <w:shd w:fill="auto" w:val="clear"/>
                <w:vertAlign w:val="baseline"/>
              </w:rPr>
            </w:rPrChange>
          </w:rPr>
          <w:t xml:space="preserve">chart</w:t>
        </w:r>
      </w:ins>
      <w:del w:author="Francisco Vítola" w:id="48" w:date="2026-10-01T23:18:23Z">
        <w:r w:rsidDel="00000000" w:rsidR="00000000" w:rsidRPr="00000000">
          <w:rPr>
            <w:rtl w:val="0"/>
            <w:rPrChange w:author="Francisco Vítola" w:id="49" w:date="2026-10-01T23:18:23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cahrd</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Gebreegziabher et al. (2025) on the Fig. 3.4 shows each step of the AD until the CH4 production. Posmanik et al. (2020) demonstrated that granular sludge, obtained from up-flow anaerobic sludge blanket reactors treating wastewater, outperforms suspended biomass as an inoculum. Although their work focused on batch tests, the findings strongly suggest that using granular sludge from a WWTP as seed for a CSTR could accelerate acclimation, improve process stability, and reduce the risk of acidification during load increases.</w:t>
      </w:r>
    </w:p>
    <w:tbl>
      <w:tblPr>
        <w:tblStyle w:val="Table4"/>
        <w:jc w:val="center"/>
        <w:tblLayout w:type="fixed"/>
        <w:tblLook w:val="0000"/>
      </w:tblPr>
      <w:tblGrid>
        <w:gridCol w:w="9360"/>
        <w:tblGridChange w:id="0">
          <w:tblGrid>
            <w:gridCol w:w="9360"/>
          </w:tblGrid>
        </w:tblGridChange>
      </w:tblGrid>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Steps to produce CH4 from AD (Adapted from: Gebreegziabher et al. (2025))</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GL starts being degraded it makes the AD process susceptible to VFA accumulation and pH drop if the organic loading rate is not properly controlled. Therefore, close monitoring of process indicators is essential. Ribas et al. (2007) evaluated several methods for determining these parameters specifically in anaerobic reactors, highlighting the importance of accurate VFA and Alk measurements for timely detection of process imbalance. </w:t>
      </w:r>
      <w:del w:author="Francisco Vítola" w:id="50" w:date="2026-10-01T23:26:1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Using t</w:delText>
        </w:r>
      </w:del>
      <w:ins w:author="Francisco Vítola" w:id="50" w:date="2026-10-01T23:26:12Z">
        <w:r w:rsidDel="00000000" w:rsidR="00000000" w:rsidRPr="00000000">
          <w:rPr>
            <w:rtl w:val="0"/>
            <w:rPrChange w:author="Francisco Vítola" w:id="51" w:date="2026-10-01T23:26:12Z">
              <w:rPr>
                <w:rFonts w:ascii="Aptos" w:cs="Aptos" w:eastAsia="Aptos" w:hAnsi="Aptos"/>
                <w:b w:val="0"/>
                <w:bCs w:val="0"/>
                <w:i w:val="0"/>
                <w:iCs w:val="0"/>
                <w:smallCaps w:val="0"/>
                <w:strike w:val="0"/>
                <w:color w:val="000000"/>
                <w:sz w:val="24"/>
                <w:szCs w:val="24"/>
                <w:u w:val="none"/>
                <w:shd w:fill="auto" w:val="clear"/>
                <w:vertAlign w:val="baseline"/>
              </w:rPr>
            </w:rPrChange>
          </w:rPr>
          <w:t xml:space="preserve">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method from DiLallo &amp; Albertson (</w:t>
      </w:r>
      <w:ins w:author="Francisco Vítola" w:id="52" w:date="2026-10-01T23:26:30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w:t>
        </w:r>
        <w:r w:rsidDel="00000000" w:rsidR="00000000" w:rsidRPr="00000000">
          <w:rPr>
            <w:rtl w:val="0"/>
            <w:rPrChange w:author="Francisco Vítola" w:id="53" w:date="2026-10-01T23:26:30Z">
              <w:rPr>
                <w:rFonts w:ascii="Aptos" w:cs="Aptos" w:eastAsia="Aptos" w:hAnsi="Aptos"/>
                <w:b w:val="0"/>
                <w:bCs w:val="0"/>
                <w:i w:val="0"/>
                <w:iCs w:val="0"/>
                <w:smallCaps w:val="0"/>
                <w:strike w:val="0"/>
                <w:color w:val="000000"/>
                <w:sz w:val="24"/>
                <w:szCs w:val="24"/>
                <w:u w:val="none"/>
                <w:shd w:fill="auto" w:val="clear"/>
                <w:vertAlign w:val="baseline"/>
              </w:rPr>
            </w:rPrChange>
          </w:rPr>
          <w:t xml:space="preserve">apud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Ribas et al., 2007) provide</w:t>
      </w:r>
      <w:ins w:author="Francisco Vítola" w:id="54" w:date="2026-10-01T23:27: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validated method for measuring VFAs and Alk. Maintaining a favourable vfa/alk is particularly critical when co-digesting GL, as excess VFAs can inhibit methanogenesis (Tomczak et al., 2025).</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available literature confirms that C-GL is a high-energy substrate that can significantly boost CH4 production in liquid AD systems. A CSTR provides the mixing and temperature control required to harness this potential. Using granular sludge from a WWTP as the inoculum can enhance start-up speed and methanogenic activity, as demonstrated by </w:t>
      </w:r>
      <w:commentRangeStart w:id="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comparative studies</w:t>
      </w:r>
      <w:commentRangeEnd w:id="7"/>
      <w:r w:rsidDel="00000000" w:rsidR="00000000" w:rsidRPr="00000000">
        <w:commentReference w:id="7"/>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unlock the full benefits while avoiding inhibition, the GL loading must be kept below documented thresholds, and the reactor state should be continuously tracked through standard measurements of VFAs and Alk. Further research is needed to </w:t>
      </w:r>
      <w:ins w:author="Francisco Vítola" w:id="55" w:date="2026-10-01T23:33:01Z">
        <w:r w:rsidDel="00000000" w:rsidR="00000000" w:rsidRPr="00000000">
          <w:rPr>
            <w:rtl w:val="0"/>
            <w:rPrChange w:author="Francisco Vítola" w:id="56" w:date="2026-10-01T23:33:01Z">
              <w:rPr>
                <w:rFonts w:ascii="Aptos" w:cs="Aptos" w:eastAsia="Aptos" w:hAnsi="Aptos"/>
                <w:b w:val="0"/>
                <w:bCs w:val="0"/>
                <w:i w:val="0"/>
                <w:iCs w:val="0"/>
                <w:smallCaps w:val="0"/>
                <w:strike w:val="0"/>
                <w:color w:val="000000"/>
                <w:sz w:val="24"/>
                <w:szCs w:val="24"/>
                <w:u w:val="none"/>
                <w:shd w:fill="auto" w:val="clear"/>
                <w:vertAlign w:val="baseline"/>
              </w:rPr>
            </w:rPrChange>
          </w:rPr>
          <w:t xml:space="preserve">optimize</w:t>
        </w:r>
      </w:ins>
      <w:del w:author="Francisco Vítola" w:id="55" w:date="2026-10-01T23:33:01Z">
        <w:r w:rsidDel="00000000" w:rsidR="00000000" w:rsidRPr="00000000">
          <w:rPr>
            <w:rtl w:val="0"/>
            <w:rPrChange w:author="Francisco Vítola" w:id="56" w:date="2026-10-01T23:33:01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optimise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thermophilic CSTR operation and to establish long-term performance data for granular-sludge-inoculated reactors treating C-GL.</w:t>
      </w:r>
    </w:p>
    <w:bookmarkStart w:colFirst="0" w:colLast="0" w:name="b9fenn7g6ier" w:id="8"/>
    <w:bookmarkEnd w:id="8"/>
    <w:p w:rsidR="00000000" w:rsidDel="00000000" w:rsidP="00000000" w:rsidRDefault="00000000" w:rsidRPr="00000000" w14:paraId="0000002E">
      <w:pPr>
        <w:pStyle w:val="Heading1"/>
        <w:rPr/>
      </w:pPr>
      <w:r w:rsidDel="00000000" w:rsidR="00000000" w:rsidRPr="00000000">
        <w:rPr>
          <w:rtl w:val="0"/>
        </w:rPr>
        <w:t xml:space="preserve">4</w:t>
        <w:tab/>
        <w:t xml:space="preserve">Materials and Methods</w:t>
      </w:r>
    </w:p>
    <w:bookmarkStart w:colFirst="0" w:colLast="0" w:name="f7n0qiikuq" w:id="9"/>
    <w:bookmarkEnd w:id="9"/>
    <w:p w:rsidR="00000000" w:rsidDel="00000000" w:rsidP="00000000" w:rsidRDefault="00000000" w:rsidRPr="00000000" w14:paraId="0000002F">
      <w:pPr>
        <w:pStyle w:val="Heading2"/>
        <w:rPr/>
      </w:pPr>
      <w:r w:rsidDel="00000000" w:rsidR="00000000" w:rsidRPr="00000000">
        <w:rPr>
          <w:rtl w:val="0"/>
        </w:rPr>
        <w:t xml:space="preserve">4.1</w:t>
        <w:tab/>
        <w:t xml:space="preserve">Collection and Preparation of the Food Waste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Food waste was collected from the canteen at the IPB, prioritizing residues with high proportions of rice, pasta, and bread to maximize the sugar content and minimize the nitrogen content. </w:t>
      </w:r>
      <w:commentRangeStart w:id="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waste was diluted with approximately 2.5 L of distilled water</w:t>
      </w:r>
      <w:commentRangeEnd w:id="8"/>
      <w:r w:rsidDel="00000000" w:rsidR="00000000" w:rsidRPr="00000000">
        <w:commentReference w:id="8"/>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homogenised using a blender to obtain a liquid paste. It was then stored in a refrigerator at 4 °C to prevent spoilage and suppress microbial and fungal activity (Degueurce et al., 2020).</w:t>
      </w:r>
    </w:p>
    <w:bookmarkStart w:colFirst="0" w:colLast="0" w:name="nh67a0osbgvf" w:id="10"/>
    <w:bookmarkEnd w:id="10"/>
    <w:p w:rsidR="00000000" w:rsidDel="00000000" w:rsidP="00000000" w:rsidRDefault="00000000" w:rsidRPr="00000000" w14:paraId="00000031">
      <w:pPr>
        <w:pStyle w:val="Heading2"/>
        <w:rPr/>
      </w:pPr>
      <w:r w:rsidDel="00000000" w:rsidR="00000000" w:rsidRPr="00000000">
        <w:rPr>
          <w:rtl w:val="0"/>
        </w:rPr>
        <w:t xml:space="preserve">4.2</w:t>
        <w:tab/>
        <w:t xml:space="preserve">Crude Glycerol Collection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6 L bottle of C-GL, obtained from previous biodiesel production experiments at IPB, was provided for this study. C-GL from biodiesel typically contains impurities such as catalyst residues (Attarbachi et al., 2023), which may influence its behaviour in anaerobic digestion.</w:t>
      </w:r>
    </w:p>
    <w:bookmarkStart w:colFirst="0" w:colLast="0" w:name="8yf4zsf5ztwi" w:id="11"/>
    <w:bookmarkEnd w:id="11"/>
    <w:p w:rsidR="00000000" w:rsidDel="00000000" w:rsidP="00000000" w:rsidRDefault="00000000" w:rsidRPr="00000000" w14:paraId="00000033">
      <w:pPr>
        <w:pStyle w:val="Heading2"/>
        <w:rPr/>
      </w:pPr>
      <w:r w:rsidDel="00000000" w:rsidR="00000000" w:rsidRPr="00000000">
        <w:rPr>
          <w:rtl w:val="0"/>
        </w:rPr>
        <w:t xml:space="preserve">4.3</w:t>
        <w:tab/>
        <w:t xml:space="preserve">Inoculum Collection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inoculum was collected from a</w:t>
      </w:r>
      <w:ins w:author="Francisco Vítola" w:id="57" w:date="2026-10-01T23:37:3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anaerobic digest</w:t>
      </w:r>
      <w:ins w:author="Francisco Vítola" w:id="58" w:date="2026-10-01T23:38:29Z">
        <w:r w:rsidDel="00000000" w:rsidR="00000000" w:rsidRPr="00000000">
          <w:rPr>
            <w:rtl w:val="0"/>
            <w:rPrChange w:author="Francisco Vítola" w:id="59" w:date="2026-10-01T23:38:29Z">
              <w:rPr>
                <w:rFonts w:ascii="Aptos" w:cs="Aptos" w:eastAsia="Aptos" w:hAnsi="Aptos"/>
                <w:b w:val="0"/>
                <w:bCs w:val="0"/>
                <w:i w:val="0"/>
                <w:iCs w:val="0"/>
                <w:smallCaps w:val="0"/>
                <w:strike w:val="0"/>
                <w:color w:val="000000"/>
                <w:sz w:val="24"/>
                <w:szCs w:val="24"/>
                <w:u w:val="none"/>
                <w:shd w:fill="auto" w:val="clear"/>
                <w:vertAlign w:val="baseline"/>
              </w:rPr>
            </w:rPrChange>
          </w:rPr>
          <w:t xml:space="preserve">e</w:t>
        </w:r>
      </w:ins>
      <w:del w:author="Francisco Vítola" w:id="58" w:date="2026-10-01T23:38:2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o</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 from Águas do Norte wastewater treatment plant in Bragança. This ensured the availability of a microbial population for the anaerobic digestion (Posmanik et al., 2020).</w:t>
      </w:r>
    </w:p>
    <w:bookmarkStart w:colFirst="0" w:colLast="0" w:name="mb9klv8fq7bi" w:id="12"/>
    <w:bookmarkEnd w:id="12"/>
    <w:p w:rsidR="00000000" w:rsidDel="00000000" w:rsidP="00000000" w:rsidRDefault="00000000" w:rsidRPr="00000000" w14:paraId="00000035">
      <w:pPr>
        <w:pStyle w:val="Heading2"/>
        <w:rPr/>
      </w:pPr>
      <w:r w:rsidDel="00000000" w:rsidR="00000000" w:rsidRPr="00000000">
        <w:rPr>
          <w:rtl w:val="0"/>
        </w:rPr>
        <w:t xml:space="preserve">4.4</w:t>
        <w:tab/>
        <w:t xml:space="preserve">Physical and Chemical Characterisation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TS, VS, FS, and density were determined for the FW, C-GL, and inoculum. Total organic carbon and TN were determined for the FW and C-GL.</w:t>
      </w:r>
    </w:p>
    <w:bookmarkStart w:colFirst="0" w:colLast="0" w:name="y2g216m8f0dg" w:id="13"/>
    <w:bookmarkEnd w:id="13"/>
    <w:p w:rsidR="00000000" w:rsidDel="00000000" w:rsidP="00000000" w:rsidRDefault="00000000" w:rsidRPr="00000000" w14:paraId="00000037">
      <w:pPr>
        <w:pStyle w:val="Heading3"/>
        <w:rPr/>
      </w:pPr>
      <w:r w:rsidDel="00000000" w:rsidR="00000000" w:rsidRPr="00000000">
        <w:rPr>
          <w:rtl w:val="0"/>
        </w:rPr>
        <w:t xml:space="preserve">4.4.1</w:t>
        <w:tab/>
        <w:t xml:space="preserve">TS and VS Determination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solids and </w:t>
      </w:r>
      <w:del w:author="Francisco Vítola" w:id="60" w:date="2026-10-01T23:40:0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V</w:delText>
        </w:r>
      </w:del>
      <w:ins w:author="Francisco Vítola" w:id="60" w:date="2026-10-01T23:40:05Z">
        <w:r w:rsidDel="00000000" w:rsidR="00000000" w:rsidRPr="00000000">
          <w:rPr>
            <w:rtl w:val="0"/>
            <w:rPrChange w:author="Francisco Vítola" w:id="61" w:date="2026-10-01T23:40:05Z">
              <w:rPr>
                <w:rFonts w:ascii="Aptos" w:cs="Aptos" w:eastAsia="Aptos" w:hAnsi="Aptos"/>
                <w:b w:val="0"/>
                <w:bCs w:val="0"/>
                <w:i w:val="0"/>
                <w:iCs w:val="0"/>
                <w:smallCaps w:val="0"/>
                <w:strike w:val="0"/>
                <w:color w:val="000000"/>
                <w:sz w:val="24"/>
                <w:szCs w:val="24"/>
                <w:u w:val="none"/>
                <w:shd w:fill="auto" w:val="clear"/>
                <w:vertAlign w:val="baseline"/>
              </w:rPr>
            </w:rPrChange>
          </w:rPr>
          <w:t xml:space="preserve">v</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olatile solids were measured using a sequential gravimetric method based on Standard Methods 2540 B and 2540 E (Lipps et al., 2023). The method involves controlled drying and calcination steps to quantify TS and VS fractions.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Initially, porcelain crucibles were placed in a muffle furnace at 550 °C for 1 h. For cooling, they were transferred to an oven at 105 °C for 15 min and then moved to a desiccator until they reached room temperature; their empty masses were recorded. For each material, a sample was placed into three crucibles and the wet mass was measured. The crucibles were then dried in an oven at 105 °C for 2 h (C-GL required 6–8 h to reach constant mass). After drying, the crucibles were cooled in a desiccator to room temperature and weighed again to determine 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same crucibles were subsequently placed in a muffle furnace at 550 °C for 50 min. Afterwards they were transferred to an oven at 105 °C for 15 min and then moved to a desiccator until they reached room temperature; the final masses were recorded to calculate VS.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solids, Volatile solids and Fixed solids were calculated as f</w:t>
      </w:r>
      <w:commentRangeStart w:id="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ollows</w:t>
      </w:r>
      <w:commentRangeEnd w:id="9"/>
      <w:r w:rsidDel="00000000" w:rsidR="00000000" w:rsidRPr="00000000">
        <w:commentReference w:id="9"/>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TS=</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105</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crucible</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sample</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g/L</m:t>
            </m:r>
          </m:e>
        </m:d>
      </m:oMath>
      <w:r w:rsidDel="00000000" w:rsidR="00000000" w:rsidRPr="00000000">
        <w:rPr>
          <w:rtl w:val="0"/>
        </w:rPr>
      </w:r>
    </w:p>
    <w:p w:rsidR="00000000" w:rsidDel="00000000" w:rsidP="00000000" w:rsidRDefault="00000000" w:rsidRPr="00000000" w14:paraId="0000003D">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VS=</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105</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550</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sample</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g/L</m:t>
            </m:r>
          </m:e>
        </m:d>
      </m:oMath>
      <w:r w:rsidDel="00000000" w:rsidR="00000000" w:rsidRPr="00000000">
        <w:rPr>
          <w:rtl w:val="0"/>
        </w:rPr>
      </w:r>
    </w:p>
    <w:p w:rsidR="00000000" w:rsidDel="00000000" w:rsidP="00000000" w:rsidRDefault="00000000" w:rsidRPr="00000000" w14:paraId="0000003E">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FS=</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550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crucible</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sample</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g/L</m:t>
            </m:r>
          </m:e>
        </m:d>
      </m:oMath>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wet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mass of crucible plus wet sample,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105</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mass after drying at 105 °C,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550</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mass after ignition at 550 °C,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crucible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mass of the empty crucible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sample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volume of the sample. The volume is in L and the </w:t>
      </w:r>
      <w:del w:author="Francisco Vítola" w:id="62" w:date="2026-10-01T23:46:44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weight</w:delText>
        </w:r>
      </w:del>
      <w:ins w:author="Francisco Vítola" w:id="62" w:date="2026-10-01T23:46:44Z">
        <w:r w:rsidDel="00000000" w:rsidR="00000000" w:rsidRPr="00000000">
          <w:rPr>
            <w:rtl w:val="0"/>
            <w:rPrChange w:author="Francisco Vítola" w:id="63" w:date="2026-10-01T23:46:44Z">
              <w:rPr>
                <w:rFonts w:ascii="Aptos" w:cs="Aptos" w:eastAsia="Aptos" w:hAnsi="Aptos"/>
                <w:b w:val="0"/>
                <w:bCs w:val="0"/>
                <w:i w:val="0"/>
                <w:iCs w:val="0"/>
                <w:smallCaps w:val="0"/>
                <w:strike w:val="0"/>
                <w:color w:val="000000"/>
                <w:sz w:val="24"/>
                <w:szCs w:val="24"/>
                <w:u w:val="none"/>
                <w:shd w:fill="auto" w:val="clear"/>
                <w:vertAlign w:val="baseline"/>
              </w:rPr>
            </w:rPrChange>
          </w:rPr>
          <w:t xml:space="preserve">mass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in g. The results are </w:t>
      </w:r>
      <w:del w:author="Francisco Vítola" w:id="64" w:date="2026-10-01T23:46: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on the</w:delText>
        </w:r>
      </w:del>
      <w:ins w:author="Francisco Vítola" w:id="64" w:date="2026-10-01T23:46:25Z">
        <w:r w:rsidDel="00000000" w:rsidR="00000000" w:rsidRPr="00000000">
          <w:rPr>
            <w:rtl w:val="0"/>
            <w:rPrChange w:author="Francisco Vítola" w:id="65" w:date="2026-10-01T23:46:25Z">
              <w:rPr>
                <w:rFonts w:ascii="Aptos" w:cs="Aptos" w:eastAsia="Aptos" w:hAnsi="Aptos"/>
                <w:b w:val="0"/>
                <w:bCs w:val="0"/>
                <w:i w:val="0"/>
                <w:iCs w:val="0"/>
                <w:smallCaps w:val="0"/>
                <w:strike w:val="0"/>
                <w:color w:val="000000"/>
                <w:sz w:val="24"/>
                <w:szCs w:val="24"/>
                <w:u w:val="none"/>
                <w:shd w:fill="auto" w:val="clear"/>
                <w:vertAlign w:val="baseline"/>
              </w:rPr>
            </w:rPrChange>
          </w:rPr>
          <w:t xml:space="preserve">in</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4.1.</w:t>
      </w:r>
    </w:p>
    <w:tbl>
      <w:tblPr>
        <w:tblStyle w:val="Table5"/>
        <w:tblW w:w="7920.0" w:type="dxa"/>
        <w:jc w:val="left"/>
        <w:tblInd w:w="-108.0" w:type="dxa"/>
        <w:tblLayout w:type="fixed"/>
        <w:tblLook w:val="0000"/>
      </w:tblPr>
      <w:tblGrid>
        <w:gridCol w:w="660"/>
        <w:gridCol w:w="660"/>
        <w:gridCol w:w="660"/>
        <w:gridCol w:w="660"/>
        <w:gridCol w:w="660"/>
        <w:gridCol w:w="660"/>
        <w:gridCol w:w="660"/>
        <w:gridCol w:w="660"/>
        <w:gridCol w:w="660"/>
        <w:gridCol w:w="660"/>
        <w:gridCol w:w="660"/>
        <w:gridCol w:w="660"/>
        <w:tblGridChange w:id="0">
          <w:tblGrid>
            <w:gridCol w:w="660"/>
            <w:gridCol w:w="660"/>
            <w:gridCol w:w="660"/>
            <w:gridCol w:w="660"/>
            <w:gridCol w:w="660"/>
            <w:gridCol w:w="660"/>
            <w:gridCol w:w="660"/>
            <w:gridCol w:w="660"/>
            <w:gridCol w:w="660"/>
            <w:gridCol w:w="660"/>
            <w:gridCol w:w="660"/>
            <w:gridCol w:w="660"/>
          </w:tblGrid>
        </w:tblGridChange>
      </w:tblGrid>
      <w:tr>
        <w:trPr>
          <w:cantSplit w:val="0"/>
          <w:tblHeader w:val="0"/>
        </w:trPr>
        <w:tc>
          <w:tcPr>
            <w:gridSpan w:val="2"/>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12"/>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4.1 continued</w:t>
            </w:r>
            <w:r w:rsidDel="00000000" w:rsidR="00000000" w:rsidRPr="00000000">
              <w:rPr>
                <w:rtl w:val="0"/>
              </w:rPr>
            </w:r>
          </w:p>
        </w:tc>
      </w:tr>
      <w:tr>
        <w:trPr>
          <w:cantSplit w:val="0"/>
          <w:tblHeader w:val="0"/>
        </w:trPr>
        <w:tc>
          <w:tcPr>
            <w:gridSpan w:val="2"/>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Sample</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m0 (g)</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m1 (g)</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sub (g)</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 sub (L)</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m2 (g)</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TS (g/L)</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media TS (g/L)</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m3 (g)</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VS (g/L)</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media VS (g/L)</w:t>
            </w:r>
          </w:p>
        </w:tc>
      </w:tr>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Food Waste</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78.731</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105.9875</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27.2565</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0.0255</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91.0021</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481.0194</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536.3998</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79.2024</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462.5408</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520.8068</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84.3206</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113.2979</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28.9773</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0.0271</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98.8684</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536.3998</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84.7435</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520.8068</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77.5887</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108.8399</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31.2512</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0.0292</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93.4417</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541.9933</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78.1848</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521.6134</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Crude Glycerol</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84.2193</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88.6434</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4.4241</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0.005</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88.4966</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863.4402</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867.724</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84.2144</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864.4293</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868.6548</w:t>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73.478</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77.9874</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4.5094</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0.005</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77.8594</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867.724</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73.4733</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868.6548</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86.2012</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90.6107</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4.4095</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0.0049</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90.5034</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871.3421</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86.1958</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872.4358</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Inoculum</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78.731</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105.9875</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27.2565</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0.0255</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91.0021</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481.0194</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536.3998</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79.2024</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462.5408</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520.8068</w:t>
            </w:r>
          </w:p>
        </w:tc>
      </w:tr>
      <w:tr>
        <w:trPr>
          <w:cantSplit w:val="0"/>
          <w:tblHeader w:val="0"/>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84.3206</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113.2979</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28.9773</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0.0271</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98.8684</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536.3998</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84.7435</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520.8068</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77.5887</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108.8399</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31.2512</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0.0292</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93.4417</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541.9933</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78.1848</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521.6134</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gfrjkpoakvsy" w:id="14"/>
    <w:bookmarkEnd w:id="14"/>
    <w:p w:rsidR="00000000" w:rsidDel="00000000" w:rsidP="00000000" w:rsidRDefault="00000000" w:rsidRPr="00000000" w14:paraId="000001CC">
      <w:pPr>
        <w:pStyle w:val="Heading3"/>
        <w:rPr/>
      </w:pPr>
      <w:r w:rsidDel="00000000" w:rsidR="00000000" w:rsidRPr="00000000">
        <w:rPr>
          <w:rtl w:val="0"/>
        </w:rPr>
        <w:t xml:space="preserve">4.4.2</w:t>
        <w:tab/>
        <w:t xml:space="preserve">Density Determination</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Density was determined by a gravimetric volumetric method using graduated cylinders. Dry cylinders were weighed empty, then filled with distilled water at 20 °C and weighed again to verify the reading accuracy (density of water at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ρ</m:t>
            </m:r>
          </m:e>
          <m:sub>
            <m:r>
              <w:rPr>
                <w:rFonts w:ascii="Aptos" w:cs="Aptos" w:eastAsia="Aptos" w:hAnsi="Aptos"/>
                <w:b w:val="0"/>
                <w:bCs w:val="0"/>
                <w:i w:val="0"/>
                <w:iCs w:val="0"/>
                <w:smallCaps w:val="0"/>
                <w:strike w:val="0"/>
                <w:color w:val="000000"/>
                <w:sz w:val="24"/>
                <w:szCs w:val="24"/>
                <w:u w:val="none"/>
                <w:shd w:fill="auto" w:val="clear"/>
                <w:vertAlign w:val="baseline"/>
              </w:rPr>
              <m:t xml:space="preserve">20 °C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=998.21g/L</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After drying, each cylinder was filled with a known volume of sample and weighed. The density of each material was calculated using</w:t>
      </w:r>
    </w:p>
    <w:p w:rsidR="00000000" w:rsidDel="00000000" w:rsidP="00000000" w:rsidRDefault="00000000" w:rsidRPr="00000000" w14:paraId="000001CE">
      <w:pPr>
        <w:jc w:val="center"/>
        <w:rPr>
          <w:rFonts w:ascii="Aptos" w:cs="Aptos" w:eastAsia="Aptos" w:hAnsi="Aptos"/>
          <w:b w:val="0"/>
          <w:bCs w:val="0"/>
          <w:i w:val="0"/>
          <w:iCs w:val="0"/>
          <w:smallCaps w:val="0"/>
          <w:strike w:val="0"/>
          <w:color w:val="000000"/>
          <w:sz w:val="24"/>
          <w:szCs w:val="24"/>
          <w:u w:val="none"/>
          <w:shd w:fill="auto" w:val="clear"/>
          <w:vertAlign w:val="baseline"/>
        </w:rPr>
      </w:pPr>
      <m:oMath>
        <m:r>
          <m:t>ρ</m:t>
        </m:r>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total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cylinder</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sample</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g/L</m:t>
            </m:r>
          </m:e>
        </m:d>
      </m:oMath>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total</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mass of cylinder plus sample,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cylinder</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empty cylinder mass,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sample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measured volume, the masses were </w:t>
      </w:r>
      <w:ins w:author="Francisco Vítola" w:id="66" w:date="2026-10-02T00:06:54Z">
        <w:r w:rsidDel="00000000" w:rsidR="00000000" w:rsidRPr="00000000">
          <w:rPr>
            <w:rtl w:val="0"/>
            <w:rPrChange w:author="Francisco Vítola" w:id="67" w:date="2026-10-02T00:06:54Z">
              <w:rPr>
                <w:rFonts w:ascii="Aptos" w:cs="Aptos" w:eastAsia="Aptos" w:hAnsi="Aptos"/>
                <w:b w:val="0"/>
                <w:bCs w:val="0"/>
                <w:i w:val="0"/>
                <w:iCs w:val="0"/>
                <w:smallCaps w:val="0"/>
                <w:strike w:val="0"/>
                <w:color w:val="000000"/>
                <w:sz w:val="24"/>
                <w:szCs w:val="24"/>
                <w:u w:val="none"/>
                <w:shd w:fill="auto" w:val="clear"/>
                <w:vertAlign w:val="baseline"/>
              </w:rPr>
            </w:rPrChange>
          </w:rPr>
          <w:t xml:space="preserve">measured</w:t>
        </w:r>
      </w:ins>
      <w:del w:author="Francisco Vítola" w:id="66" w:date="2026-10-02T00:06:54Z">
        <w:r w:rsidDel="00000000" w:rsidR="00000000" w:rsidRPr="00000000">
          <w:rPr>
            <w:rtl w:val="0"/>
            <w:rPrChange w:author="Francisco Vítola" w:id="67" w:date="2026-10-02T00:06:54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messured</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g and the volume in L. The results are </w:t>
      </w:r>
      <w:del w:author="Francisco Vítola" w:id="68" w:date="2026-10-02T00:07:0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on the</w:delText>
        </w:r>
      </w:del>
      <w:ins w:author="Francisco Vítola" w:id="68" w:date="2026-10-02T00:07:08Z">
        <w:r w:rsidDel="00000000" w:rsidR="00000000" w:rsidRPr="00000000">
          <w:rPr>
            <w:rtl w:val="0"/>
            <w:rPrChange w:author="Francisco Vítola" w:id="69" w:date="2026-10-02T00:07:08Z">
              <w:rPr>
                <w:rFonts w:ascii="Aptos" w:cs="Aptos" w:eastAsia="Aptos" w:hAnsi="Aptos"/>
                <w:b w:val="0"/>
                <w:bCs w:val="0"/>
                <w:i w:val="0"/>
                <w:iCs w:val="0"/>
                <w:smallCaps w:val="0"/>
                <w:strike w:val="0"/>
                <w:color w:val="000000"/>
                <w:sz w:val="24"/>
                <w:szCs w:val="24"/>
                <w:u w:val="none"/>
                <w:shd w:fill="auto" w:val="clear"/>
                <w:vertAlign w:val="baseline"/>
              </w:rPr>
            </w:rPrChange>
          </w:rPr>
          <w:t xml:space="preserve">in</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4.2.</w:t>
      </w:r>
    </w:p>
    <w:tbl>
      <w:tblPr>
        <w:tblStyle w:val="Table6"/>
        <w:tblW w:w="7917.0" w:type="dxa"/>
        <w:jc w:val="left"/>
        <w:tblInd w:w="-108.0" w:type="dxa"/>
        <w:tblLayout w:type="fixed"/>
        <w:tblLook w:val="000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0"/>
        </w:trPr>
        <w:tc>
          <w:tcPr>
            <w:gridSpan w:val="2"/>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7"/>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4.2 continued</w:t>
            </w:r>
            <w:r w:rsidDel="00000000" w:rsidR="00000000" w:rsidRPr="00000000">
              <w:rPr>
                <w:rtl w:val="0"/>
              </w:rPr>
            </w:r>
          </w:p>
        </w:tc>
      </w:tr>
      <w:tr>
        <w:trPr>
          <w:cantSplit w:val="0"/>
          <w:tblHeader w:val="0"/>
        </w:trPr>
        <w:tc>
          <w:tcPr>
            <w:gridSpan w:val="2"/>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Sample</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m0 (g)</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m2 (g)</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 (L)</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Density (g/L)</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Avarage Density (g/L)</w:t>
            </w:r>
          </w:p>
        </w:tc>
      </w:tr>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Food Waste</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136</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242</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0.0992</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1068.7905</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1068.4376</w:t>
            </w:r>
          </w:p>
        </w:tc>
      </w:tr>
      <w:tr>
        <w:trPr>
          <w:cantSplit w:val="0"/>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116</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223</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0.1002</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1068.0847</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Crude Glycerol</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114.21</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203.47</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0.0999</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893.2353</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893.074</w:t>
            </w:r>
          </w:p>
        </w:tc>
      </w:tr>
      <w:tr>
        <w:trPr>
          <w:cantSplit w:val="0"/>
          <w:tblHeader w:val="0"/>
        </w:trPr>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115.74</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204.44</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0.0993</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892.9127</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Inoculum</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136</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242</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0.0992</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1068.7905</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1068.4376</w:t>
            </w:r>
          </w:p>
        </w:tc>
      </w:tr>
      <w:tr>
        <w:trPr>
          <w:cantSplit w:val="0"/>
          <w:tblHeader w:val="0"/>
        </w:trPr>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116</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223</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0.1002</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1068.0847</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o34pkha96j5u" w:id="15"/>
    <w:bookmarkEnd w:id="15"/>
    <w:p w:rsidR="00000000" w:rsidDel="00000000" w:rsidP="00000000" w:rsidRDefault="00000000" w:rsidRPr="00000000" w14:paraId="00000232">
      <w:pPr>
        <w:pStyle w:val="Heading3"/>
        <w:rPr/>
      </w:pPr>
      <w:r w:rsidDel="00000000" w:rsidR="00000000" w:rsidRPr="00000000">
        <w:rPr>
          <w:rtl w:val="0"/>
        </w:rPr>
        <w:t xml:space="preserve">4.4.3</w:t>
        <w:tab/>
        <w:t xml:space="preserve">TOC and TN Determination</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organic carbon, TC and TN were measured using a Shimadzu TOC-5000A analyser. Prior to analysis, the FW was diluted 400 X and the C-GL was diluted 800 X to bring the concentrations within the linear range of the instrument. The results are on the Table 4.3.</w:t>
      </w:r>
    </w:p>
    <w:tbl>
      <w:tblPr>
        <w:tblStyle w:val="Table7"/>
        <w:tblW w:w="7917.0" w:type="dxa"/>
        <w:jc w:val="left"/>
        <w:tblInd w:w="-108.0" w:type="dxa"/>
        <w:tblLayout w:type="fixed"/>
        <w:tblLook w:val="000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0"/>
        </w:trPr>
        <w:tc>
          <w:tcPr>
            <w:gridSpan w:val="2"/>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(mg/L)</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(mg/L)</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(mg/L)</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(mg/L)</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(mg/L)</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7"/>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4.3 continued</w:t>
            </w:r>
            <w:r w:rsidDel="00000000" w:rsidR="00000000" w:rsidRPr="00000000">
              <w:rPr>
                <w:rtl w:val="0"/>
              </w:rPr>
            </w:r>
          </w:p>
        </w:tc>
      </w:tr>
      <w:tr>
        <w:trPr>
          <w:cantSplit w:val="0"/>
          <w:tblHeader w:val="0"/>
        </w:trPr>
        <w:tc>
          <w:tcPr>
            <w:gridSpan w:val="2"/>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(mg/L)</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(mg/L)</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(mg/L)</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(mg/L)</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(mg/L)</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Sample</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TOC (mg/L)</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TC (mg/L)</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Avarage TC (mg/L)</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TN (mg/L)</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Avarage TN (mg/L)</w:t>
            </w:r>
          </w:p>
        </w:tc>
      </w:tr>
      <w:tr>
        <w:trPr>
          <w:cantSplit w:val="0"/>
          <w:tblHeader w:val="0"/>
        </w:trPr>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Food Waste</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5.039</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2017.6</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1778.6</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275.64</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281.76</w:t>
            </w:r>
          </w:p>
        </w:tc>
      </w:tr>
      <w:tr>
        <w:trPr>
          <w:cantSplit w:val="0"/>
          <w:tblHeader w:val="0"/>
        </w:trPr>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3.927</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1539.6</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287.88</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Crude Glycerol</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8.808</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7049.6</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5523.2</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470</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488.6</w:t>
            </w:r>
          </w:p>
        </w:tc>
      </w:tr>
      <w:tr>
        <w:trPr>
          <w:cantSplit w:val="0"/>
          <w:tblHeader w:val="0"/>
        </w:trPr>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4.992</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3996.8</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507.2</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rrx3sc1l30by" w:id="16"/>
    <w:bookmarkEnd w:id="16"/>
    <w:p w:rsidR="00000000" w:rsidDel="00000000" w:rsidP="00000000" w:rsidRDefault="00000000" w:rsidRPr="00000000" w14:paraId="000002B2">
      <w:pPr>
        <w:pStyle w:val="Heading2"/>
        <w:rPr/>
      </w:pPr>
      <w:r w:rsidDel="00000000" w:rsidR="00000000" w:rsidRPr="00000000">
        <w:rPr>
          <w:rtl w:val="0"/>
        </w:rPr>
        <w:t xml:space="preserve">4.5</w:t>
        <w:tab/>
        <w:t xml:space="preserve">Experiment Configuration</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reactor had a </w:t>
      </w:r>
      <w:ins w:author="Francisco Vítola" w:id="70" w:date="2026-10-02T00:22:48Z">
        <w:r w:rsidDel="00000000" w:rsidR="00000000" w:rsidRPr="00000000">
          <w:rPr>
            <w:rtl w:val="0"/>
            <w:rPrChange w:author="Francisco Vítola" w:id="71" w:date="2026-10-02T00:22:48Z">
              <w:rPr>
                <w:rFonts w:ascii="Aptos" w:cs="Aptos" w:eastAsia="Aptos" w:hAnsi="Aptos"/>
                <w:b w:val="0"/>
                <w:bCs w:val="0"/>
                <w:i w:val="0"/>
                <w:iCs w:val="0"/>
                <w:smallCaps w:val="0"/>
                <w:strike w:val="0"/>
                <w:color w:val="000000"/>
                <w:sz w:val="24"/>
                <w:szCs w:val="24"/>
                <w:u w:val="none"/>
                <w:shd w:fill="auto" w:val="clear"/>
                <w:vertAlign w:val="baseline"/>
              </w:rPr>
            </w:rPrChange>
          </w:rPr>
          <w:t xml:space="preserve">working </w:t>
        </w:r>
      </w:ins>
      <w:del w:author="Francisco Vítola" w:id="70" w:date="2026-10-02T00:22:48Z">
        <w:r w:rsidDel="00000000" w:rsidR="00000000" w:rsidRPr="00000000">
          <w:rPr>
            <w:rtl w:val="0"/>
            <w:rPrChange w:author="Francisco Vítola" w:id="71" w:date="2026-10-02T00:22:48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useful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volume of 1 L and was operated </w:t>
      </w:r>
      <w:ins w:author="Francisco Vítola" w:id="72" w:date="2026-10-02T00:25:18Z">
        <w:r w:rsidDel="00000000" w:rsidR="00000000" w:rsidRPr="00000000">
          <w:rPr>
            <w:rtl w:val="0"/>
            <w:rPrChange w:author="Francisco Vítola" w:id="73" w:date="2026-10-02T00:25:18Z">
              <w:rPr>
                <w:rFonts w:ascii="Aptos" w:cs="Aptos" w:eastAsia="Aptos" w:hAnsi="Aptos"/>
                <w:b w:val="0"/>
                <w:bCs w:val="0"/>
                <w:i w:val="0"/>
                <w:iCs w:val="0"/>
                <w:smallCaps w:val="0"/>
                <w:strike w:val="0"/>
                <w:color w:val="000000"/>
                <w:sz w:val="24"/>
                <w:szCs w:val="24"/>
                <w:u w:val="none"/>
                <w:shd w:fill="auto" w:val="clear"/>
                <w:vertAlign w:val="baseline"/>
              </w:rPr>
            </w:rPrChange>
          </w:rPr>
          <w:t xml:space="preserve">in continuous mode,</w:t>
        </w:r>
      </w:ins>
      <w:del w:author="Francisco Vítola" w:id="72" w:date="2026-10-02T00:25:18Z">
        <w:r w:rsidDel="00000000" w:rsidR="00000000" w:rsidRPr="00000000">
          <w:rPr>
            <w:rtl w:val="0"/>
            <w:rPrChange w:author="Francisco Vítola" w:id="73" w:date="2026-10-02T00:25:18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as a CSTR</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anaerobic conditions. Mixing was provided by a magnetic stir bar, and the overflow </w:t>
      </w:r>
      <w:ins w:author="Francisco Vítola" w:id="74" w:date="2026-10-02T00:26:05Z">
        <w:r w:rsidDel="00000000" w:rsidR="00000000" w:rsidRPr="00000000">
          <w:rPr>
            <w:rtl w:val="0"/>
            <w:rPrChange w:author="Francisco Vítola" w:id="75" w:date="2026-10-02T00:26:05Z">
              <w:rPr>
                <w:rFonts w:ascii="Aptos" w:cs="Aptos" w:eastAsia="Aptos" w:hAnsi="Aptos"/>
                <w:b w:val="0"/>
                <w:bCs w:val="0"/>
                <w:i w:val="0"/>
                <w:iCs w:val="0"/>
                <w:smallCaps w:val="0"/>
                <w:strike w:val="0"/>
                <w:color w:val="000000"/>
                <w:sz w:val="24"/>
                <w:szCs w:val="24"/>
                <w:u w:val="none"/>
                <w:shd w:fill="auto" w:val="clear"/>
                <w:vertAlign w:val="baseline"/>
              </w:rPr>
            </w:rPrChange>
          </w:rPr>
          <w:t xml:space="preserve">outlet</w:t>
        </w:r>
      </w:ins>
      <w:del w:author="Francisco Vítola" w:id="74" w:date="2026-10-02T00:26:05Z">
        <w:r w:rsidDel="00000000" w:rsidR="00000000" w:rsidRPr="00000000">
          <w:rPr>
            <w:rtl w:val="0"/>
            <w:rPrChange w:author="Francisco Vítola" w:id="75" w:date="2026-10-02T00:26:05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exit tube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kept closed with a valve to maintain an anaerobic environment. </w:t>
      </w:r>
      <w:del w:author="Francisco Vítola" w:id="76" w:date="2026-10-02T00:26:4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As you can see in this</w:delText>
        </w:r>
      </w:del>
      <w:ins w:author="Francisco Vítola" w:id="76" w:date="2026-10-02T00:26:4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w:t>
        </w:r>
        <w:r w:rsidDel="00000000" w:rsidR="00000000" w:rsidRPr="00000000">
          <w:rPr>
            <w:rtl w:val="0"/>
            <w:rPrChange w:author="Francisco Vítola" w:id="77" w:date="2026-10-02T00:26:43Z">
              <w:rPr>
                <w:rFonts w:ascii="Aptos" w:cs="Aptos" w:eastAsia="Aptos" w:hAnsi="Aptos"/>
                <w:b w:val="0"/>
                <w:bCs w:val="0"/>
                <w:i w:val="0"/>
                <w:iCs w:val="0"/>
                <w:smallCaps w:val="0"/>
                <w:strike w:val="0"/>
                <w:color w:val="000000"/>
                <w:sz w:val="24"/>
                <w:szCs w:val="24"/>
                <w:u w:val="none"/>
                <w:shd w:fill="auto" w:val="clear"/>
                <w:vertAlign w:val="baseline"/>
              </w:rPr>
            </w:rPrChange>
          </w:rPr>
          <w:t xml:space="preserve">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experimental setup is shown in</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Fig. 4.1:</w:t>
      </w:r>
    </w:p>
    <w:tbl>
      <w:tblPr>
        <w:tblStyle w:val="Table8"/>
        <w:jc w:val="center"/>
        <w:tblLayout w:type="fixed"/>
        <w:tblLook w:val="0000"/>
      </w:tblPr>
      <w:tblGrid>
        <w:gridCol w:w="9360"/>
        <w:tblGridChange w:id="0">
          <w:tblGrid>
            <w:gridCol w:w="9360"/>
          </w:tblGrid>
        </w:tblGridChange>
      </w:tblGrid>
    </w:tbl>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Schematic of the experimental setup used</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reactor was kept at 35 °C, close to the optimal temperature for mesophilic microorganisms (Choorit, 2007). The OLR was set with a max of 4 kg </w:t>
      </w:r>
      <w:commentRangeStart w:id="10"/>
      <w:commentRangeStart w:id="1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VS/m³/d</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a HRT of 30 days, conditions for stable co</w:t>
      </w:r>
      <w:del w:author="Francisco Vítola" w:id="78" w:date="2026-10-02T01:17:54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digestion of FW and GL (Tomczak et al., 2025). The pH was maintained around 7 by incorporating KHCO3 into the feed solution at a concentration of 10 g/L, and adding KHCO3 to the reactor whenever the pH dropped lower than </w:t>
      </w:r>
      <w:commentRangeStart w:id="1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commentRangeEnd w:id="12"/>
      <w:r w:rsidDel="00000000" w:rsidR="00000000" w:rsidRPr="00000000">
        <w:commentReference w:id="12"/>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OLR and HRT:</w:t>
      </w:r>
    </w:p>
    <w:p w:rsidR="00000000" w:rsidDel="00000000" w:rsidP="00000000" w:rsidRDefault="00000000" w:rsidRPr="00000000" w14:paraId="000002B7">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HRT=</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V</m:t>
            </m:r>
          </m:num>
          <m:den>
            <m:r>
              <w:rPr>
                <w:rFonts w:ascii="Aptos" w:cs="Aptos" w:eastAsia="Aptos" w:hAnsi="Aptos"/>
                <w:b w:val="0"/>
                <w:bCs w:val="0"/>
                <w:i w:val="0"/>
                <w:iCs w:val="0"/>
                <w:smallCaps w:val="0"/>
                <w:strike w:val="0"/>
                <w:color w:val="000000"/>
                <w:sz w:val="24"/>
                <w:szCs w:val="24"/>
                <w:u w:val="none"/>
                <w:shd w:fill="auto" w:val="clear"/>
                <w:vertAlign w:val="baseline"/>
              </w:rPr>
              <m:t xml:space="preserve">Q</m:t>
            </m:r>
          </m:den>
        </m:f>
        <m:r>
          <w:rPr>
            <w:rFonts w:ascii="Aptos" w:cs="Aptos" w:eastAsia="Aptos" w:hAnsi="Aptos"/>
            <w:b w:val="0"/>
            <w:bCs w:val="0"/>
            <w:i w:val="0"/>
            <w:iCs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d</m:t>
            </m:r>
          </m:e>
        </m:d>
      </m:oMath>
      <w:r w:rsidDel="00000000" w:rsidR="00000000" w:rsidRPr="00000000">
        <w:rPr>
          <w:rtl w:val="0"/>
        </w:rPr>
      </w:r>
    </w:p>
    <w:p w:rsidR="00000000" w:rsidDel="00000000" w:rsidP="00000000" w:rsidRDefault="00000000" w:rsidRPr="00000000" w14:paraId="000002B8">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OLR=</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 xml:space="preserve">in</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Q</m:t>
            </m:r>
          </m:num>
          <m:den>
            <m:r>
              <w:rPr>
                <w:rFonts w:ascii="Aptos" w:cs="Aptos" w:eastAsia="Aptos" w:hAnsi="Aptos"/>
                <w:b w:val="0"/>
                <w:bCs w:val="0"/>
                <w:i w:val="0"/>
                <w:iCs w:val="0"/>
                <w:smallCaps w:val="0"/>
                <w:strike w:val="0"/>
                <w:color w:val="000000"/>
                <w:sz w:val="24"/>
                <w:szCs w:val="24"/>
                <w:u w:val="none"/>
                <w:shd w:fill="auto" w:val="clear"/>
                <w:vertAlign w:val="baseline"/>
              </w:rPr>
              <m:t xml:space="preserve">V</m:t>
            </m:r>
          </m:den>
        </m:f>
        <m:r>
          <w:rPr>
            <w:rFonts w:ascii="Aptos" w:cs="Aptos" w:eastAsia="Aptos" w:hAnsi="Aptos"/>
            <w:b w:val="0"/>
            <w:bCs w:val="0"/>
            <w:i w:val="0"/>
            <w:iCs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kgVS/m³/d</m:t>
            </m:r>
          </m:e>
        </m:d>
      </m:oMath>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 xml:space="preserve">in</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influent VS concentration (kg/m³), </w:t>
      </w:r>
      <m:oMath>
        <m:r>
          <w:rPr>
            <w:rFonts w:ascii="Aptos" w:cs="Aptos" w:eastAsia="Aptos" w:hAnsi="Aptos"/>
            <w:b w:val="0"/>
            <w:bCs w:val="0"/>
            <w:i w:val="0"/>
            <w:iCs w:val="0"/>
            <w:smallCaps w:val="0"/>
            <w:strike w:val="0"/>
            <w:color w:val="000000"/>
            <w:sz w:val="24"/>
            <w:szCs w:val="24"/>
            <w:u w:val="none"/>
            <w:shd w:fill="auto" w:val="clear"/>
            <w:vertAlign w:val="baseline"/>
          </w:rPr>
          <m:t xml:space="preserve">Q</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volumetric flow rate (m³/d),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reactor working volume (m³).</w:t>
      </w:r>
    </w:p>
    <w:bookmarkStart w:colFirst="0" w:colLast="0" w:name="uzf0f9jhdt28" w:id="17"/>
    <w:bookmarkEnd w:id="17"/>
    <w:p w:rsidR="00000000" w:rsidDel="00000000" w:rsidP="00000000" w:rsidRDefault="00000000" w:rsidRPr="00000000" w14:paraId="000002BA">
      <w:pPr>
        <w:pStyle w:val="Heading3"/>
        <w:rPr/>
      </w:pPr>
      <w:r w:rsidDel="00000000" w:rsidR="00000000" w:rsidRPr="00000000">
        <w:rPr>
          <w:rtl w:val="0"/>
        </w:rPr>
        <w:t xml:space="preserve">4.5.1</w:t>
        <w:tab/>
        <w:t xml:space="preserve">Feeding Solution</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feed was designed to achieve a </w:t>
      </w:r>
      <w:commentRangeStart w:id="1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C/N</w:t>
      </w:r>
      <w:commentRangeEnd w:id="13"/>
      <w:r w:rsidDel="00000000" w:rsidR="00000000" w:rsidRPr="00000000">
        <w:commentReference w:id="13"/>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 of 25:1, which is optimal for AD (Li et al., 2011). Characterisation of the FW and C-GL showed that both substrates contained nitrogen, making it difficult to balance the C/N ratio using both of them together. Therefore, P-GL was used as an additive to allow precise control of the C/N. Based on the chosen HRT and the daily volumetric flow rate, the reactor was fed once per day to ensure a flow rate high enough to transport the solid FW suspension through the feeding tube.</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feed was made with a restriction of needing to have </w:t>
      </w:r>
      <w:commentRangeStart w:id="1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 than 15</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feed was also </w:t>
      </w:r>
      <w:ins w:author="Francisco Vítola" w:id="79" w:date="2026-10-02T01:06:37Z">
        <w:r w:rsidDel="00000000" w:rsidR="00000000" w:rsidRPr="00000000">
          <w:rPr>
            <w:rtl w:val="0"/>
            <w:rPrChange w:author="Francisco Vítola" w:id="80" w:date="2026-10-02T01:06:37Z">
              <w:rPr>
                <w:rFonts w:ascii="Aptos" w:cs="Aptos" w:eastAsia="Aptos" w:hAnsi="Aptos"/>
                <w:b w:val="0"/>
                <w:bCs w:val="0"/>
                <w:i w:val="0"/>
                <w:iCs w:val="0"/>
                <w:smallCaps w:val="0"/>
                <w:strike w:val="0"/>
                <w:color w:val="000000"/>
                <w:sz w:val="24"/>
                <w:szCs w:val="24"/>
                <w:u w:val="none"/>
                <w:shd w:fill="auto" w:val="clear"/>
                <w:vertAlign w:val="baseline"/>
              </w:rPr>
            </w:rPrChange>
          </w:rPr>
          <w:t xml:space="preserve">supplemented</w:t>
        </w:r>
      </w:ins>
      <w:del w:author="Francisco Vítola" w:id="79" w:date="2026-10-02T01:06:37Z">
        <w:r w:rsidDel="00000000" w:rsidR="00000000" w:rsidRPr="00000000">
          <w:rPr>
            <w:rtl w:val="0"/>
            <w:rPrChange w:author="Francisco Vítola" w:id="80" w:date="2026-10-02T01:06:37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suplemented</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nutrients to </w:t>
      </w:r>
      <w:ins w:author="Francisco Vítola" w:id="81" w:date="2026-10-02T01:34:25Z">
        <w:r w:rsidDel="00000000" w:rsidR="00000000" w:rsidRPr="00000000">
          <w:rPr>
            <w:rtl w:val="0"/>
            <w:rPrChange w:author="Francisco Vítola" w:id="82" w:date="2026-10-02T01:34:25Z">
              <w:rPr>
                <w:rFonts w:ascii="Aptos" w:cs="Aptos" w:eastAsia="Aptos" w:hAnsi="Aptos"/>
                <w:b w:val="0"/>
                <w:bCs w:val="0"/>
                <w:i w:val="0"/>
                <w:iCs w:val="0"/>
                <w:smallCaps w:val="0"/>
                <w:strike w:val="0"/>
                <w:color w:val="000000"/>
                <w:sz w:val="24"/>
                <w:szCs w:val="24"/>
                <w:u w:val="none"/>
                <w:shd w:fill="auto" w:val="clear"/>
                <w:vertAlign w:val="baseline"/>
              </w:rPr>
            </w:rPrChange>
          </w:rPr>
          <w:t xml:space="preserve">improve</w:t>
        </w:r>
      </w:ins>
      <w:del w:author="Francisco Vítola" w:id="81" w:date="2026-10-02T01:34:25Z">
        <w:r w:rsidDel="00000000" w:rsidR="00000000" w:rsidRPr="00000000">
          <w:rPr>
            <w:rtl w:val="0"/>
            <w:rPrChange w:author="Francisco Vítola" w:id="82" w:date="2026-10-02T01:34:25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complement the feed and create a better feed for</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ins w:author="Francisco Vítola" w:id="83" w:date="2026-10-02T01:34:3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growth of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microorganisms. Table 4.4 shows the nutrients used and </w:t>
      </w:r>
      <w:ins w:author="Francisco Vítola" w:id="84" w:date="2026-10-02T01:35:02Z">
        <w:r w:rsidDel="00000000" w:rsidR="00000000" w:rsidRPr="00000000">
          <w:rPr>
            <w:rtl w:val="0"/>
            <w:rPrChange w:author="Francisco Vítola" w:id="85" w:date="2026-10-02T01:35:02Z">
              <w:rPr>
                <w:rFonts w:ascii="Aptos" w:cs="Aptos" w:eastAsia="Aptos" w:hAnsi="Aptos"/>
                <w:b w:val="0"/>
                <w:bCs w:val="0"/>
                <w:i w:val="0"/>
                <w:iCs w:val="0"/>
                <w:smallCaps w:val="0"/>
                <w:strike w:val="0"/>
                <w:color w:val="000000"/>
                <w:sz w:val="24"/>
                <w:szCs w:val="24"/>
                <w:u w:val="none"/>
                <w:shd w:fill="auto" w:val="clear"/>
                <w:vertAlign w:val="baseline"/>
              </w:rPr>
            </w:rPrChange>
          </w:rPr>
          <w:t xml:space="preserve">their</w:t>
        </w:r>
      </w:ins>
      <w:del w:author="Francisco Vítola" w:id="84" w:date="2026-10-02T01:35:02Z">
        <w:r w:rsidDel="00000000" w:rsidR="00000000" w:rsidRPr="00000000">
          <w:rPr>
            <w:rtl w:val="0"/>
            <w:rPrChange w:author="Francisco Vítola" w:id="85" w:date="2026-10-02T01:35:02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there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ratios.</w:t>
      </w:r>
    </w:p>
    <w:tbl>
      <w:tblPr>
        <w:tblStyle w:val="Table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4.4 continued</w:t>
            </w:r>
            <w:r w:rsidDel="00000000" w:rsidR="00000000" w:rsidRPr="00000000">
              <w:rPr>
                <w:rtl w:val="0"/>
              </w:rPr>
            </w:r>
          </w:p>
        </w:tc>
      </w:tr>
      <w:tr>
        <w:trPr>
          <w:cantSplit w:val="0"/>
          <w:tblHeader w:val="0"/>
        </w:trPr>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Nutrients</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Mass (mg/L)</w:t>
            </w:r>
          </w:p>
        </w:tc>
      </w:tr>
      <w:tr>
        <w:trPr>
          <w:cantSplit w:val="0"/>
          <w:tblHeader w:val="0"/>
        </w:trPr>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MgSO4.7H2O</w:t>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54</w:t>
            </w:r>
          </w:p>
        </w:tc>
      </w:tr>
      <w:tr>
        <w:trPr>
          <w:cantSplit w:val="0"/>
          <w:tblHeader w:val="0"/>
        </w:trPr>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FeSO4.7H2O</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1493.7143</w:t>
            </w:r>
          </w:p>
        </w:tc>
      </w:tr>
      <w:tr>
        <w:trPr>
          <w:cantSplit w:val="0"/>
          <w:tblHeader w:val="0"/>
        </w:trPr>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CoCl2.6H2O</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w:t>
            </w:r>
          </w:p>
        </w:tc>
      </w:tr>
      <w:tr>
        <w:trPr>
          <w:cantSplit w:val="0"/>
          <w:tblHeader w:val="0"/>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ZnCl2</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NiCl2.6H2O</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0.03</w:t>
            </w:r>
          </w:p>
        </w:tc>
      </w:tr>
      <w:tr>
        <w:trPr>
          <w:cantSplit w:val="0"/>
          <w:tblHeader w:val="0"/>
        </w:trPr>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EDTA</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w:t>
            </w:r>
          </w:p>
        </w:tc>
      </w:tr>
      <w:tr>
        <w:trPr>
          <w:cantSplit w:val="0"/>
          <w:tblHeader w:val="0"/>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CuSO4.5H2O</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26.3714</w:t>
            </w:r>
          </w:p>
        </w:tc>
      </w:tr>
    </w:tbl>
    <w:bookmarkStart w:colFirst="0" w:colLast="0" w:name="ic11g015ldwp" w:id="18"/>
    <w:bookmarkEnd w:id="18"/>
    <w:p w:rsidR="00000000" w:rsidDel="00000000" w:rsidP="00000000" w:rsidRDefault="00000000" w:rsidRPr="00000000" w14:paraId="000002D4">
      <w:pPr>
        <w:pStyle w:val="Heading3"/>
        <w:rPr/>
      </w:pPr>
      <w:r w:rsidDel="00000000" w:rsidR="00000000" w:rsidRPr="00000000">
        <w:rPr>
          <w:rtl w:val="0"/>
        </w:rPr>
        <w:t xml:space="preserve">4.5.2</w:t>
        <w:tab/>
        <w:t xml:space="preserve">Biogas Quantification</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AMPTS II system (hardware Fig. 4.2, software Fig. 4.3), was provided to </w:t>
      </w:r>
      <w:ins w:author="Francisco Vítola" w:id="86" w:date="2026-10-02T01:35:34Z">
        <w:r w:rsidDel="00000000" w:rsidR="00000000" w:rsidRPr="00000000">
          <w:rPr>
            <w:rtl w:val="0"/>
            <w:rPrChange w:author="Francisco Vítola" w:id="87" w:date="2026-10-02T01:35:34Z">
              <w:rPr>
                <w:rFonts w:ascii="Aptos" w:cs="Aptos" w:eastAsia="Aptos" w:hAnsi="Aptos"/>
                <w:b w:val="0"/>
                <w:bCs w:val="0"/>
                <w:i w:val="0"/>
                <w:iCs w:val="0"/>
                <w:smallCaps w:val="0"/>
                <w:strike w:val="0"/>
                <w:color w:val="000000"/>
                <w:sz w:val="24"/>
                <w:szCs w:val="24"/>
                <w:u w:val="none"/>
                <w:shd w:fill="auto" w:val="clear"/>
                <w:vertAlign w:val="baseline"/>
              </w:rPr>
            </w:rPrChange>
          </w:rPr>
          <w:t xml:space="preserve">measure</w:t>
        </w:r>
      </w:ins>
      <w:del w:author="Francisco Vítola" w:id="86" w:date="2026-10-02T01:35:34Z">
        <w:r w:rsidDel="00000000" w:rsidR="00000000" w:rsidRPr="00000000">
          <w:rPr>
            <w:rtl w:val="0"/>
            <w:rPrChange w:author="Francisco Vítola" w:id="87" w:date="2026-10-02T01:35:34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meassure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gas flow </w:t>
      </w:r>
      <w:ins w:author="Francisco Vítola" w:id="88" w:date="2026-10-02T01:36:41Z">
        <w:r w:rsidDel="00000000" w:rsidR="00000000" w:rsidRPr="00000000">
          <w:rPr>
            <w:rtl w:val="0"/>
            <w:rPrChange w:author="Francisco Vítola" w:id="89" w:date="2026-10-02T01:36:41Z">
              <w:rPr>
                <w:rFonts w:ascii="Aptos" w:cs="Aptos" w:eastAsia="Aptos" w:hAnsi="Aptos"/>
                <w:b w:val="0"/>
                <w:bCs w:val="0"/>
                <w:i w:val="0"/>
                <w:iCs w:val="0"/>
                <w:smallCaps w:val="0"/>
                <w:strike w:val="0"/>
                <w:color w:val="000000"/>
                <w:sz w:val="24"/>
                <w:szCs w:val="24"/>
                <w:u w:val="none"/>
                <w:shd w:fill="auto" w:val="clear"/>
                <w:vertAlign w:val="baseline"/>
              </w:rPr>
            </w:rPrChange>
          </w:rPr>
          <w:t xml:space="preserve">produced by</w:t>
        </w:r>
      </w:ins>
      <w:del w:author="Francisco Vítola" w:id="88" w:date="2026-10-02T01:36:41Z">
        <w:r w:rsidDel="00000000" w:rsidR="00000000" w:rsidRPr="00000000">
          <w:rPr>
            <w:rtl w:val="0"/>
            <w:rPrChange w:author="Francisco Vítola" w:id="89" w:date="2026-10-02T01:36:41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that was </w:delText>
        </w:r>
      </w:del>
      <w:ins w:author="Francisco Vítola" w:id="90" w:date="2026-10-02T01:35:23Z">
        <w:del w:author="Francisco Vítola" w:id="88" w:date="2026-10-02T01:36:41Z">
          <w:r w:rsidDel="00000000" w:rsidR="00000000" w:rsidRPr="00000000">
            <w:rPr>
              <w:rtl w:val="0"/>
              <w:rPrChange w:author="Francisco Vítola" w:id="89" w:date="2026-10-02T01:36:41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coming</w:delText>
          </w:r>
        </w:del>
      </w:ins>
      <w:del w:author="Francisco Vítola" w:id="88" w:date="2026-10-02T01:36:41Z">
        <w:r w:rsidDel="00000000" w:rsidR="00000000" w:rsidRPr="00000000">
          <w:rPr>
            <w:rtl w:val="0"/>
            <w:rPrChange w:author="Francisco Vítola" w:id="89" w:date="2026-10-02T01:36:41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comming</w:delText>
        </w:r>
        <w:r w:rsidDel="00000000" w:rsidR="00000000" w:rsidRPr="00000000">
          <w:rPr>
            <w:rtl w:val="0"/>
            <w:rPrChange w:author="Francisco Vítola" w:id="89" w:date="2026-10-02T01:36:41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 out of</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reactor, with a CO2 fixing unit using a solution of 3 M</w:t>
      </w:r>
      <w:ins w:author="Francisco Vítola" w:id="91" w:date="2026-10-02T01:37:17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w:t>
      </w:r>
      <w:del w:author="Francisco Vítola" w:id="92" w:date="2026-10-02T01:37:2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OH.</w:t>
      </w:r>
    </w:p>
    <w:tbl>
      <w:tblPr>
        <w:tblStyle w:val="Table10"/>
        <w:tblW w:w="7920.0" w:type="dxa"/>
        <w:jc w:val="center"/>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2D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2667000" cy="2883462"/>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667000" cy="2883462"/>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AMPTS II gas flow messurer</w:t>
            </w:r>
          </w:p>
        </w:tc>
        <w:tc>
          <w:tcPr/>
          <w:p w:rsidR="00000000" w:rsidDel="00000000" w:rsidP="00000000" w:rsidRDefault="00000000" w:rsidRPr="00000000" w14:paraId="000002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2667000" cy="4741333"/>
                  <wp:effectExtent b="0" l="0" r="0" t="0"/>
                  <wp:docPr id="5"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667000" cy="4741333"/>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AMPTS II CO2 trap</w:t>
            </w:r>
          </w:p>
        </w:tc>
      </w:tr>
    </w:tbl>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AMPTS II hardware used</w:t>
      </w:r>
    </w:p>
    <w:p w:rsidR="00000000" w:rsidDel="00000000" w:rsidP="00000000" w:rsidRDefault="00000000" w:rsidRPr="00000000" w14:paraId="000002D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267200" cy="4109338"/>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267200" cy="4109338"/>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AMPTS II software used</w:t>
      </w:r>
    </w:p>
    <w:bookmarkStart w:colFirst="0" w:colLast="0" w:name="bg55i69d3hf6" w:id="19"/>
    <w:bookmarkEnd w:id="19"/>
    <w:p w:rsidR="00000000" w:rsidDel="00000000" w:rsidP="00000000" w:rsidRDefault="00000000" w:rsidRPr="00000000" w14:paraId="000002DD">
      <w:pPr>
        <w:pStyle w:val="Heading3"/>
        <w:rPr/>
      </w:pPr>
      <w:r w:rsidDel="00000000" w:rsidR="00000000" w:rsidRPr="00000000">
        <w:rPr>
          <w:rtl w:val="0"/>
        </w:rPr>
        <w:t xml:space="preserve">4.5.3</w:t>
        <w:tab/>
        <w:t xml:space="preserve">Analysis Methods</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Francisco Vítola" w:id="93" w:date="2026-10-02T01:37:4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It was used t</w:delText>
        </w:r>
      </w:del>
      <w:ins w:author="Francisco Vítola" w:id="93" w:date="2026-10-02T01:37:46Z">
        <w:r w:rsidDel="00000000" w:rsidR="00000000" w:rsidRPr="00000000">
          <w:rPr>
            <w:rtl w:val="0"/>
            <w:rPrChange w:author="Francisco Vítola" w:id="94" w:date="2026-10-02T01:37:46Z">
              <w:rPr>
                <w:rFonts w:ascii="Aptos" w:cs="Aptos" w:eastAsia="Aptos" w:hAnsi="Aptos"/>
                <w:b w:val="0"/>
                <w:bCs w:val="0"/>
                <w:i w:val="0"/>
                <w:iCs w:val="0"/>
                <w:smallCaps w:val="0"/>
                <w:strike w:val="0"/>
                <w:color w:val="000000"/>
                <w:sz w:val="24"/>
                <w:szCs w:val="24"/>
                <w:u w:val="none"/>
                <w:shd w:fill="auto" w:val="clear"/>
                <w:vertAlign w:val="baseline"/>
              </w:rPr>
            </w:rPrChange>
          </w:rPr>
          <w:t xml:space="preserve">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method of DiLallo &amp; Albertson (</w:t>
      </w:r>
      <w:ins w:author="Francisco Vítola" w:id="95" w:date="2026-10-02T01:38:0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apud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Ribas et al., 2007), to measure the Alk and VFA. The sample collected was first centrifuged, at 2604 G for 30 min</w:t>
      </w:r>
      <w:ins w:author="Francisco Vítola" w:id="96" w:date="2026-10-02T01:38:4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utes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filter the </w:t>
      </w:r>
      <w:ins w:author="Francisco Vítola" w:id="97" w:date="2026-10-02T01:38:58Z">
        <w:r w:rsidDel="00000000" w:rsidR="00000000" w:rsidRPr="00000000">
          <w:rPr>
            <w:rtl w:val="0"/>
            <w:rPrChange w:author="Francisco Vítola" w:id="98" w:date="2026-10-02T01:38:58Z">
              <w:rPr>
                <w:rFonts w:ascii="Aptos" w:cs="Aptos" w:eastAsia="Aptos" w:hAnsi="Aptos"/>
                <w:b w:val="0"/>
                <w:bCs w:val="0"/>
                <w:i w:val="0"/>
                <w:iCs w:val="0"/>
                <w:smallCaps w:val="0"/>
                <w:strike w:val="0"/>
                <w:color w:val="000000"/>
                <w:sz w:val="24"/>
                <w:szCs w:val="24"/>
                <w:u w:val="none"/>
                <w:shd w:fill="auto" w:val="clear"/>
                <w:vertAlign w:val="baseline"/>
              </w:rPr>
            </w:rPrChange>
          </w:rPr>
          <w:t xml:space="preserve">particulates</w:t>
        </w:r>
      </w:ins>
      <w:del w:author="Francisco Vítola" w:id="97" w:date="2026-10-02T01:38:58Z">
        <w:r w:rsidDel="00000000" w:rsidR="00000000" w:rsidRPr="00000000">
          <w:rPr>
            <w:rtl w:val="0"/>
            <w:rPrChange w:author="Francisco Vítola" w:id="98" w:date="2026-10-02T01:38:58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particulated</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before doing the measurements.</w:t>
      </w:r>
    </w:p>
    <w:p w:rsidR="00000000" w:rsidDel="00000000" w:rsidP="00000000" w:rsidRDefault="00000000" w:rsidRPr="00000000" w14:paraId="000002DF">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TA=</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acid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acid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*50000</m:t>
            </m:r>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sample</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mgCaCO3/L</m:t>
            </m:r>
          </m:e>
        </m:d>
      </m:oMath>
      <w:r w:rsidDel="00000000" w:rsidR="00000000" w:rsidRPr="00000000">
        <w:rPr>
          <w:rtl w:val="0"/>
        </w:rPr>
      </w:r>
    </w:p>
    <w:p w:rsidR="00000000" w:rsidDel="00000000" w:rsidP="00000000" w:rsidRDefault="00000000" w:rsidRPr="00000000" w14:paraId="000002E0">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VFA=</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base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base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*60000</m:t>
            </m:r>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sample</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mgCH3COOH/L</m:t>
            </m:r>
          </m:e>
        </m:d>
      </m:oMath>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volumes were measured in m</w:t>
      </w:r>
      <w:del w:author="Francisco Vítola" w:id="99" w:date="2026-10-02T01:39:1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 the sample volume was always 50 m</w:t>
      </w:r>
      <w:del w:author="Francisco Vítola" w:id="100" w:date="2026-10-02T01:39:2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 the normality (N) of the acid and base, at first was 0.1, but then it was changed to 1</w:t>
      </w:r>
      <w:ins w:author="Francisco Vítola" w:id="101" w:date="2026-10-02T01:48:3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Eq. 4.7 is expressed in mg Ca</w:t>
      </w:r>
      <w:del w:author="Francisco Vítola" w:id="102" w:date="2026-10-02T01:50:5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CO3/L, and the Eq. 4.8 is expressed in mg CH3COOH/L.</w:t>
      </w:r>
    </w:p>
    <w:bookmarkStart w:colFirst="0" w:colLast="0" w:name="jw0ju87ohoyi" w:id="20"/>
    <w:bookmarkEnd w:id="20"/>
    <w:p w:rsidR="00000000" w:rsidDel="00000000" w:rsidP="00000000" w:rsidRDefault="00000000" w:rsidRPr="00000000" w14:paraId="000002E2">
      <w:pPr>
        <w:pStyle w:val="Heading3"/>
        <w:rPr/>
      </w:pPr>
      <w:r w:rsidDel="00000000" w:rsidR="00000000" w:rsidRPr="00000000">
        <w:rPr>
          <w:rtl w:val="0"/>
        </w:rPr>
        <w:t xml:space="preserve">4.5.4</w:t>
        <w:tab/>
        <w:t xml:space="preserve">Subestrate used as feed</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4.5 shows all substrates used to feed the reactor and when they were made.</w:t>
      </w:r>
    </w:p>
    <w:tbl>
      <w:tblPr>
        <w:tblStyle w:val="Table11"/>
        <w:tblW w:w="7917.0" w:type="dxa"/>
        <w:jc w:val="left"/>
        <w:tblInd w:w="-108.0" w:type="dxa"/>
        <w:tblLayout w:type="fixed"/>
        <w:tblLook w:val="000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0"/>
        </w:trPr>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Addition</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&amp; TS%</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Made</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4.5 continued</w:t>
            </w: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Addition</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&amp; TS%</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Made</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0(a)</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 156 g</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C6H12O6, 1.9 g</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Ca(HCO3)2, 5 g</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&amp; 15</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 m L</w:t>
            </w:r>
          </w:p>
        </w:tc>
      </w:tr>
      <w:tr>
        <w:trPr>
          <w:cantSplit w:val="0"/>
          <w:tblHeader w:val="0"/>
        </w:trPr>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C-GL, 23.2 m L</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P-GL(b), 31.5 m L</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KHCO3, 1.9 g</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 &amp; 10</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250 m L</w:t>
            </w:r>
          </w:p>
        </w:tc>
      </w:tr>
      <w:tr>
        <w:trPr>
          <w:cantSplit w:val="0"/>
          <w:tblHeader w:val="0"/>
        </w:trPr>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 12.54 g</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C-GL, 9.02 m L</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P-GL, 2.6 m L</w:t>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KHCO3, 1.57 g</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0.13–0.4 &amp; 5–10(c)</w:t>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250 m L</w:t>
            </w:r>
          </w:p>
        </w:tc>
      </w:tr>
      <w:tr>
        <w:trPr>
          <w:cantSplit w:val="0"/>
          <w:tblHeader w:val="0"/>
        </w:trPr>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 10.88 g</w:t>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C-GL, 2.89 m L</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P-GL, 1.44 m L</w:t>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0.0256 &amp; 2</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250 m L</w:t>
            </w:r>
          </w:p>
        </w:tc>
      </w:tr>
      <w:tr>
        <w:trPr>
          <w:cantSplit w:val="0"/>
          <w:tblHeader w:val="0"/>
        </w:trPr>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 31.12 g</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C-GL, 44 m L</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P-GL, 29 m L</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&amp; 10</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250 m L</w:t>
            </w:r>
          </w:p>
        </w:tc>
      </w:tr>
      <w:tr>
        <w:trPr>
          <w:cantSplit w:val="0"/>
          <w:tblHeader w:val="0"/>
        </w:trPr>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 31.01 g</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C-GL, 44 m L</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P-GL, 28.9 m L</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&amp; 10</w:t>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250 m L</w:t>
            </w:r>
          </w:p>
        </w:tc>
      </w:tr>
      <w:tr>
        <w:trPr>
          <w:cantSplit w:val="0"/>
          <w:tblHeader w:val="0"/>
        </w:trPr>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 46.52 g</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C-GL, 66 m L</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P-GL, 43 m L</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KHCO3, 2.6 g</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&amp; 15</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250 m L</w:t>
            </w:r>
          </w:p>
        </w:tc>
      </w:tr>
      <w:tr>
        <w:trPr>
          <w:cantSplit w:val="0"/>
          <w:tblHeader w:val="0"/>
        </w:trPr>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46</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 50.07 g</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C-GL, 66 m L</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P-GL, 43 m L</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KHCO3, 2.67 g</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3.16 &amp; 15</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250 m L</w:t>
            </w:r>
          </w:p>
        </w:tc>
      </w:tr>
      <w:tr>
        <w:trPr>
          <w:cantSplit w:val="0"/>
          <w:tblHeader w:val="0"/>
        </w:trPr>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53(d)</w:t>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C-GL, 55 m L</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P-GL, 11.5 m L</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KHCO3, 5.38 g</w:t>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0.42 &amp; 10</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 m L</w:t>
            </w:r>
          </w:p>
        </w:tc>
      </w:tr>
      <w:tr>
        <w:trPr>
          <w:cantSplit w:val="0"/>
          <w:tblHeader w:val="0"/>
        </w:trPr>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C-GL, 55 m L</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P-GL, 12 m L</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KHCO3, 5.18 g</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0.42 &amp; 10</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 m L(e)</w:t>
            </w:r>
          </w:p>
        </w:tc>
      </w:tr>
      <w:tr>
        <w:trPr>
          <w:cantSplit w:val="0"/>
          <w:tblHeader w:val="0"/>
        </w:trPr>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67</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C-GL, 41 m L</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P-GL, 9 m L</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KHCO3, 2.56 g</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0.95 &amp; 15</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250 m L</w:t>
            </w:r>
          </w:p>
        </w:tc>
      </w:tr>
      <w:tr>
        <w:trPr>
          <w:cantSplit w:val="0"/>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74</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C-GL, 60 m L</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P-GL, 12.5 m L</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KHCO3, 2.57 g</w:t>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1.37 &amp; 15</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250 m L</w:t>
            </w:r>
          </w:p>
        </w:tc>
      </w:tr>
    </w:tbl>
    <w:bookmarkStart w:colFirst="0" w:colLast="0" w:name="rb2dde7flbqx" w:id="21"/>
    <w:bookmarkEnd w:id="21"/>
    <w:p w:rsidR="00000000" w:rsidDel="00000000" w:rsidP="00000000" w:rsidRDefault="00000000" w:rsidRPr="00000000" w14:paraId="00000377">
      <w:pPr>
        <w:pStyle w:val="Heading1"/>
        <w:rPr/>
      </w:pPr>
      <w:r w:rsidDel="00000000" w:rsidR="00000000" w:rsidRPr="00000000">
        <w:rPr>
          <w:rtl w:val="0"/>
        </w:rPr>
        <w:t xml:space="preserve">5</w:t>
        <w:tab/>
        <w:t xml:space="preserve">Results</w:t>
      </w:r>
    </w:p>
    <w:bookmarkStart w:colFirst="0" w:colLast="0" w:name="lfhflhrfm0ca" w:id="22"/>
    <w:bookmarkEnd w:id="22"/>
    <w:p w:rsidR="00000000" w:rsidDel="00000000" w:rsidP="00000000" w:rsidRDefault="00000000" w:rsidRPr="00000000" w14:paraId="00000378">
      <w:pPr>
        <w:pStyle w:val="Heading2"/>
        <w:rPr/>
      </w:pPr>
      <w:r w:rsidDel="00000000" w:rsidR="00000000" w:rsidRPr="00000000">
        <w:rPr>
          <w:rtl w:val="0"/>
        </w:rPr>
        <w:t xml:space="preserve">5.1</w:t>
        <w:tab/>
        <w:t xml:space="preserve">Reactor Condition and Visual Observations</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reactor was inoculated with anaerobic sludge and initially contained a murky, light brown suspension (Fig. 5.1a). Within three days of operation, the colour changed to black (Fig. 5.1b), which is characteristic of active anaerobic digestion and is typically caused by the precipitation of metal sulphides, particularly iron sulphide, under reducing conditions. This visual change indicated the establishment of a suitable anaerobic environment and the onset of methanogenic activity.</w:t>
      </w:r>
    </w:p>
    <w:tbl>
      <w:tblPr>
        <w:tblStyle w:val="Table12"/>
        <w:tblW w:w="7920.0" w:type="dxa"/>
        <w:jc w:val="center"/>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37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2667000" cy="4207299"/>
                  <wp:effectExtent b="0" l="0" r="0" t="0"/>
                  <wp:docPr id="7"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667000" cy="4207299"/>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Murky suspension</w:t>
            </w:r>
          </w:p>
        </w:tc>
        <w:tc>
          <w:tcPr/>
          <w:p w:rsidR="00000000" w:rsidDel="00000000" w:rsidP="00000000" w:rsidRDefault="00000000" w:rsidRPr="00000000" w14:paraId="0000037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2667000" cy="4436892"/>
                  <wp:effectExtent b="0" l="0" r="0" t="0"/>
                  <wp:docPr id="6"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2667000" cy="4436892"/>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Black suspention</w:t>
            </w:r>
          </w:p>
        </w:tc>
      </w:tr>
    </w:tbl>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Visual changes in the reactor, within the first week.</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the end of the experimental period, after approximately two weeks of unattended operation, four discrete masses resembling fungal colonies were observed on the internal surfaces of the reactor during cleaning (Fig. 5.2a and Fig. 5.2b). The origin of these growths is uncertain, but they may have been introduced via the FW feed or during periods when the feeding tube was opened for repairs (e.g. leaks) and when changing the feed</w:t>
      </w:r>
      <w:ins w:author="Francisco Vítola" w:id="103" w:date="2026-10-02T01:55:3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Francisco Vítola" w:id="104" w:date="2026-10-02T01:55:4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that</w:delText>
        </w:r>
      </w:del>
      <w:ins w:author="Francisco Vítola" w:id="104" w:date="2026-10-02T01:55:42Z">
        <w:r w:rsidDel="00000000" w:rsidR="00000000" w:rsidRPr="00000000">
          <w:rPr>
            <w:rtl w:val="0"/>
            <w:rPrChange w:author="Francisco Vítola" w:id="105" w:date="2026-10-02T01:55:42Z">
              <w:rPr>
                <w:rFonts w:ascii="Aptos" w:cs="Aptos" w:eastAsia="Aptos" w:hAnsi="Aptos"/>
                <w:b w:val="0"/>
                <w:bCs w:val="0"/>
                <w:i w:val="0"/>
                <w:iCs w:val="0"/>
                <w:smallCaps w:val="0"/>
                <w:strike w:val="0"/>
                <w:color w:val="000000"/>
                <w:sz w:val="24"/>
                <w:szCs w:val="24"/>
                <w:u w:val="none"/>
                <w:shd w:fill="auto" w:val="clear"/>
                <w:vertAlign w:val="baseline"/>
              </w:rPr>
            </w:rPrChange>
          </w:rPr>
          <w:t xml:space="preserve">while cleaning 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tube</w:t>
      </w:r>
      <w:del w:author="Francisco Vítola" w:id="106" w:date="2026-10-02T01:55: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had to be cleaned</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presence of such organisms could have competed with the anaerobic microbial community for substrate, potentially affecting biogas production in the later stages of the experiment.</w:t>
      </w:r>
    </w:p>
    <w:tbl>
      <w:tblPr>
        <w:tblStyle w:val="Table13"/>
        <w:tblW w:w="7920.0" w:type="dxa"/>
        <w:jc w:val="center"/>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38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2667000" cy="4024808"/>
                  <wp:effectExtent b="0" l="0" r="0" t="0"/>
                  <wp:docPr id="9"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2667000" cy="4024808"/>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Masses inside the dry reactor</w:t>
            </w:r>
          </w:p>
        </w:tc>
        <w:tc>
          <w:tcPr/>
          <w:p w:rsidR="00000000" w:rsidDel="00000000" w:rsidP="00000000" w:rsidRDefault="00000000" w:rsidRPr="00000000" w14:paraId="0000038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2133600" cy="3793066"/>
                  <wp:effectExtent b="0" l="0" r="0" t="0"/>
                  <wp:docPr id="8"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2133600" cy="3793066"/>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Masses floating in the reactor</w:t>
            </w:r>
          </w:p>
        </w:tc>
      </w:tr>
    </w:tbl>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Visual for the masses inside the reactor.</w:t>
      </w:r>
    </w:p>
    <w:bookmarkStart w:colFirst="0" w:colLast="0" w:name="yqe53xfzre7u" w:id="23"/>
    <w:bookmarkEnd w:id="23"/>
    <w:p w:rsidR="00000000" w:rsidDel="00000000" w:rsidP="00000000" w:rsidRDefault="00000000" w:rsidRPr="00000000" w14:paraId="00000385">
      <w:pPr>
        <w:pStyle w:val="Heading2"/>
        <w:rPr/>
      </w:pPr>
      <w:r w:rsidDel="00000000" w:rsidR="00000000" w:rsidRPr="00000000">
        <w:rPr>
          <w:rtl w:val="0"/>
        </w:rPr>
        <w:t xml:space="preserve">5.2</w:t>
        <w:tab/>
        <w:t xml:space="preserve">Biogas Production</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Biogas production was monitored continuously using AMPTS II, which recorded both the cumulative volume of CH4 produced and the instantaneous flow rate. The entire experimental period is summarised in Fig. 5.3 and Fig. 5.4. To facilitate interpretation, the data have been divided into four distinct phases based on the feeding regime: (i) an adaptation phase 5.2.2, (ii) co-digestion of food waste and glycerol 5.2.3, (iii) digestion of crude glycerol 5.2.4, and (iv) a post-feeding period 5.2.5.</w:t>
      </w:r>
    </w:p>
    <w:bookmarkStart w:colFirst="0" w:colLast="0" w:name="5pmozofwyh8p" w:id="24"/>
    <w:bookmarkEnd w:id="24"/>
    <w:p w:rsidR="00000000" w:rsidDel="00000000" w:rsidP="00000000" w:rsidRDefault="00000000" w:rsidRPr="00000000" w14:paraId="00000387">
      <w:pPr>
        <w:pStyle w:val="Heading3"/>
        <w:rPr/>
      </w:pPr>
      <w:r w:rsidDel="00000000" w:rsidR="00000000" w:rsidRPr="00000000">
        <w:rPr>
          <w:rtl w:val="0"/>
        </w:rPr>
        <w:t xml:space="preserve">5.2.1</w:t>
        <w:tab/>
        <w:t xml:space="preserve">Overall Production</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cumulative CH4 production over the whole experiment (Fig. 5.3) shows a continuous increase, indicating that the reactor maintained methanogenic activity throughout the monitored period. The total flow profile (Fig. 5.4) exhibits distinct peaks corresponding to daily production of CH4, with variations in amplitude reflecting the different substrate compositions and organic loading rates applied during each phase. An</w:t>
      </w:r>
      <w:del w:author="Francisco Vítola" w:id="107" w:date="2026-10-02T01:59:4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 a</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outlier peak </w:t>
      </w:r>
      <w:ins w:author="Francisco Vítola" w:id="108" w:date="2026-10-02T01:59:5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be seen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day 53, that was when the feed was changed from a mixture of FW and C-GL, to only C-GL, and due to some </w:t>
      </w:r>
      <w:ins w:author="Francisco Vítola" w:id="109" w:date="2026-10-02T02:01:2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instrumental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complications, created an anomaly in the graph.</w:t>
      </w:r>
    </w:p>
    <w:tbl>
      <w:tblPr>
        <w:tblStyle w:val="Table14"/>
        <w:jc w:val="center"/>
        <w:tblLayout w:type="fixed"/>
        <w:tblLook w:val="0000"/>
      </w:tblPr>
      <w:tblGrid>
        <w:gridCol w:w="9360"/>
        <w:tblGridChange w:id="0">
          <w:tblGrid>
            <w:gridCol w:w="9360"/>
          </w:tblGrid>
        </w:tblGridChange>
      </w:tblGrid>
    </w:tbl>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Cumulative volume of Nm L</w:t>
      </w:r>
    </w:p>
    <w:tbl>
      <w:tblPr>
        <w:tblStyle w:val="Table15"/>
        <w:jc w:val="center"/>
        <w:tblLayout w:type="fixed"/>
        <w:tblLook w:val="0000"/>
      </w:tblPr>
      <w:tblGrid>
        <w:gridCol w:w="9360"/>
        <w:tblGridChange w:id="0">
          <w:tblGrid>
            <w:gridCol w:w="9360"/>
          </w:tblGrid>
        </w:tblGridChange>
      </w:tblGrid>
    </w:tbl>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Volume flow of Nm L/d</w:t>
      </w:r>
    </w:p>
    <w:bookmarkStart w:colFirst="0" w:colLast="0" w:name="npd6ln4zlpp" w:id="25"/>
    <w:bookmarkEnd w:id="25"/>
    <w:p w:rsidR="00000000" w:rsidDel="00000000" w:rsidP="00000000" w:rsidRDefault="00000000" w:rsidRPr="00000000" w14:paraId="0000038B">
      <w:pPr>
        <w:pStyle w:val="Heading3"/>
        <w:rPr/>
      </w:pPr>
      <w:r w:rsidDel="00000000" w:rsidR="00000000" w:rsidRPr="00000000">
        <w:rPr>
          <w:rtl w:val="0"/>
        </w:rPr>
        <w:t xml:space="preserve">5.2.2</w:t>
        <w:tab/>
        <w:t xml:space="preserve">Adaptation Phase</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During the initial adaptation phase, biogas production was </w:t>
      </w:r>
      <w:ins w:author="Francisco Vítola" w:id="110" w:date="2026-10-02T02:02:3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relatively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(Fig. 5.5 and Fig. 5.6). This lag period is normal for anaerobic reactors as the microbial community adjusts to the new substrate and operating conditions. The small but measurable CH4 flow </w:t>
      </w:r>
      <w:ins w:author="Francisco Vítola" w:id="111" w:date="2026-10-02T02:03:04Z">
        <w:r w:rsidDel="00000000" w:rsidR="00000000" w:rsidRPr="00000000">
          <w:rPr>
            <w:rtl w:val="0"/>
            <w:rPrChange w:author="Francisco Vítola" w:id="112" w:date="2026-10-02T02:03:04Z">
              <w:rPr>
                <w:rFonts w:ascii="Aptos" w:cs="Aptos" w:eastAsia="Aptos" w:hAnsi="Aptos"/>
                <w:b w:val="0"/>
                <w:bCs w:val="0"/>
                <w:i w:val="0"/>
                <w:iCs w:val="0"/>
                <w:smallCaps w:val="0"/>
                <w:strike w:val="0"/>
                <w:color w:val="000000"/>
                <w:sz w:val="24"/>
                <w:szCs w:val="24"/>
                <w:u w:val="none"/>
                <w:shd w:fill="auto" w:val="clear"/>
                <w:vertAlign w:val="baseline"/>
              </w:rPr>
            </w:rPrChange>
          </w:rPr>
          <w:t xml:space="preserve">confirmed the</w:t>
        </w:r>
      </w:ins>
      <w:del w:author="Francisco Vítola" w:id="111" w:date="2026-10-02T02:03:04Z">
        <w:r w:rsidDel="00000000" w:rsidR="00000000" w:rsidRPr="00000000">
          <w:rPr>
            <w:rtl w:val="0"/>
            <w:rPrChange w:author="Francisco Vítola" w:id="112" w:date="2026-10-02T02:03:04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confirmed that the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viability of the inoculum, and the gradual increase in flow suggested the onset of exponential growth of the microorganisms.</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spikes seen on the days 8 and 10 (Fig. 5.6) probably </w:t>
      </w:r>
      <w:ins w:author="Francisco Vítola" w:id="113" w:date="2026-10-02T02:03:22Z">
        <w:r w:rsidDel="00000000" w:rsidR="00000000" w:rsidRPr="00000000">
          <w:rPr>
            <w:rtl w:val="0"/>
            <w:rPrChange w:author="Francisco Vítola" w:id="114" w:date="2026-10-02T02:03:22Z">
              <w:rPr>
                <w:rFonts w:ascii="Aptos" w:cs="Aptos" w:eastAsia="Aptos" w:hAnsi="Aptos"/>
                <w:b w:val="0"/>
                <w:bCs w:val="0"/>
                <w:i w:val="0"/>
                <w:iCs w:val="0"/>
                <w:smallCaps w:val="0"/>
                <w:strike w:val="0"/>
                <w:color w:val="000000"/>
                <w:sz w:val="24"/>
                <w:szCs w:val="24"/>
                <w:u w:val="none"/>
                <w:shd w:fill="auto" w:val="clear"/>
                <w:vertAlign w:val="baseline"/>
              </w:rPr>
            </w:rPrChange>
          </w:rPr>
          <w:t xml:space="preserve">happened</w:t>
        </w:r>
      </w:ins>
      <w:del w:author="Francisco Vítola" w:id="113" w:date="2026-10-02T02:03:22Z">
        <w:r w:rsidDel="00000000" w:rsidR="00000000" w:rsidRPr="00000000">
          <w:rPr>
            <w:rtl w:val="0"/>
            <w:rPrChange w:author="Francisco Vítola" w:id="114" w:date="2026-10-02T02:03:22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happended</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the first addition of C-GL to the feed.</w:t>
      </w:r>
    </w:p>
    <w:tbl>
      <w:tblPr>
        <w:tblStyle w:val="Table16"/>
        <w:jc w:val="center"/>
        <w:tblLayout w:type="fixed"/>
        <w:tblLook w:val="0000"/>
      </w:tblPr>
      <w:tblGrid>
        <w:gridCol w:w="9360"/>
        <w:tblGridChange w:id="0">
          <w:tblGrid>
            <w:gridCol w:w="9360"/>
          </w:tblGrid>
        </w:tblGridChange>
      </w:tblGrid>
    </w:tbl>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Cumulative volume of Nm L (Adaptation Phase)</w:t>
      </w:r>
    </w:p>
    <w:tbl>
      <w:tblPr>
        <w:tblStyle w:val="Table17"/>
        <w:jc w:val="center"/>
        <w:tblLayout w:type="fixed"/>
        <w:tblLook w:val="0000"/>
      </w:tblPr>
      <w:tblGrid>
        <w:gridCol w:w="9360"/>
        <w:tblGridChange w:id="0">
          <w:tblGrid>
            <w:gridCol w:w="9360"/>
          </w:tblGrid>
        </w:tblGridChange>
      </w:tblGrid>
    </w:tbl>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Volume flow of Nm L/d (Adaptation Phase)</w:t>
      </w:r>
    </w:p>
    <w:bookmarkStart w:colFirst="0" w:colLast="0" w:name="ubkukyn5a1yn" w:id="26"/>
    <w:bookmarkEnd w:id="26"/>
    <w:p w:rsidR="00000000" w:rsidDel="00000000" w:rsidP="00000000" w:rsidRDefault="00000000" w:rsidRPr="00000000" w14:paraId="00000390">
      <w:pPr>
        <w:pStyle w:val="Heading3"/>
        <w:rPr/>
      </w:pPr>
      <w:r w:rsidDel="00000000" w:rsidR="00000000" w:rsidRPr="00000000">
        <w:rPr>
          <w:rtl w:val="0"/>
        </w:rPr>
        <w:t xml:space="preserve">5.2.3</w:t>
        <w:tab/>
        <w:t xml:space="preserve">Co-digestion of Food Waste and Crude Glycerol</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Francisco Vítola" w:id="115" w:date="2026-10-02T02:04:00Z">
        <w:r w:rsidDel="00000000" w:rsidR="00000000" w:rsidRPr="00000000">
          <w:rPr>
            <w:rtl w:val="0"/>
          </w:rPr>
          <w:t xml:space="preserve">When </w:t>
        </w:r>
      </w:ins>
      <w:del w:author="Francisco Vítola" w:id="115" w:date="2026-10-02T02:04:00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w:delText>
        </w:r>
      </w:del>
      <w:ins w:author="Francisco Vítola" w:id="115" w:date="2026-10-02T02:04:00Z">
        <w:r w:rsidDel="00000000" w:rsidR="00000000" w:rsidRPr="00000000">
          <w:rPr>
            <w:rtl w:val="0"/>
            <w:rPrChange w:author="Francisco Vítola" w:id="116" w:date="2026-10-02T02:04:00Z">
              <w:rPr>
                <w:rFonts w:ascii="Aptos" w:cs="Aptos" w:eastAsia="Aptos" w:hAnsi="Aptos"/>
                <w:b w:val="0"/>
                <w:bCs w:val="0"/>
                <w:i w:val="0"/>
                <w:iCs w:val="0"/>
                <w:smallCaps w:val="0"/>
                <w:strike w:val="0"/>
                <w:color w:val="000000"/>
                <w:sz w:val="24"/>
                <w:szCs w:val="24"/>
                <w:u w:val="none"/>
                <w:shd w:fill="auto" w:val="clear"/>
                <w:vertAlign w:val="baseline"/>
              </w:rPr>
            </w:rPrChange>
          </w:rPr>
          <w:t xml:space="preserve">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reactor was fed with a mixture of FW and C-GL, a marked increase in biogas production was observed (Fig. 5.7 and Fig. 5.8). The cumulative CH4 volume rose steeply, and the flow rate showed pronounced spikes immediately after each feeding event (Fig. 5.9). These spikes are typical of readily degradable substrates, which are quickly hydrolysed and converted to VFA and subsequently to CH4. The average flow rate during this phase was higher than in any other phase, indicating that the co</w:t>
      </w:r>
      <w:del w:author="Francisco Vítola" w:id="117" w:date="2026-10-02T02:06:0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digestion of FW and C-GL provided a balanced nutrient supply and avoided the inhibition often associated with high GL concentrations alone.</w:t>
      </w:r>
    </w:p>
    <w:tbl>
      <w:tblPr>
        <w:tblStyle w:val="Table18"/>
        <w:jc w:val="center"/>
        <w:tblLayout w:type="fixed"/>
        <w:tblLook w:val="0000"/>
      </w:tblPr>
      <w:tblGrid>
        <w:gridCol w:w="9360"/>
        <w:tblGridChange w:id="0">
          <w:tblGrid>
            <w:gridCol w:w="9360"/>
          </w:tblGrid>
        </w:tblGridChange>
      </w:tblGrid>
    </w:tbl>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Cumulative volume of Nm L (co-digestion of FW and C-GL)</w:t>
      </w:r>
    </w:p>
    <w:tbl>
      <w:tblPr>
        <w:tblStyle w:val="Table19"/>
        <w:jc w:val="center"/>
        <w:tblLayout w:type="fixed"/>
        <w:tblLook w:val="0000"/>
      </w:tblPr>
      <w:tblGrid>
        <w:gridCol w:w="9360"/>
        <w:tblGridChange w:id="0">
          <w:tblGrid>
            <w:gridCol w:w="9360"/>
          </w:tblGrid>
        </w:tblGridChange>
      </w:tblGrid>
    </w:tbl>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Volume flow of Nm L/d (co-digestion of FW and C-GL)</w:t>
      </w:r>
    </w:p>
    <w:tbl>
      <w:tblPr>
        <w:tblStyle w:val="Table20"/>
        <w:jc w:val="center"/>
        <w:tblLayout w:type="fixed"/>
        <w:tblLook w:val="0000"/>
      </w:tblPr>
      <w:tblGrid>
        <w:gridCol w:w="9360"/>
        <w:tblGridChange w:id="0">
          <w:tblGrid>
            <w:gridCol w:w="9360"/>
          </w:tblGrid>
        </w:tblGridChange>
      </w:tblGrid>
    </w:tbl>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Volume flow of Nm L/h (co-digestion of FW and C-GL)</w:t>
      </w:r>
    </w:p>
    <w:bookmarkStart w:colFirst="0" w:colLast="0" w:name="j93aun2q3fde" w:id="27"/>
    <w:bookmarkEnd w:id="27"/>
    <w:p w:rsidR="00000000" w:rsidDel="00000000" w:rsidP="00000000" w:rsidRDefault="00000000" w:rsidRPr="00000000" w14:paraId="00000395">
      <w:pPr>
        <w:pStyle w:val="Heading3"/>
        <w:rPr/>
      </w:pPr>
      <w:r w:rsidDel="00000000" w:rsidR="00000000" w:rsidRPr="00000000">
        <w:rPr>
          <w:rtl w:val="0"/>
        </w:rPr>
        <w:t xml:space="preserve">5.2.4</w:t>
        <w:tab/>
        <w:t xml:space="preserve">Digestion of Crude Glycerol</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 feed was changed to C-GL alone, biogas production decreased (Fig. 5.10 and Fig. 5.11). Although spikes in the flow were still observed after feeding (Fig. 5.12), their magnitude was </w:t>
      </w:r>
      <w:ins w:author="Francisco Vítola" w:id="118" w:date="2026-10-02T02:07:51Z">
        <w:r w:rsidDel="00000000" w:rsidR="00000000" w:rsidRPr="00000000">
          <w:rPr>
            <w:rtl w:val="0"/>
            <w:rPrChange w:author="Francisco Vítola" w:id="119" w:date="2026-10-02T02:07:51Z">
              <w:rPr>
                <w:rFonts w:ascii="Aptos" w:cs="Aptos" w:eastAsia="Aptos" w:hAnsi="Aptos"/>
                <w:b w:val="0"/>
                <w:bCs w:val="0"/>
                <w:i w:val="0"/>
                <w:iCs w:val="0"/>
                <w:smallCaps w:val="0"/>
                <w:strike w:val="0"/>
                <w:color w:val="000000"/>
                <w:sz w:val="24"/>
                <w:szCs w:val="24"/>
                <w:u w:val="none"/>
                <w:shd w:fill="auto" w:val="clear"/>
                <w:vertAlign w:val="baseline"/>
              </w:rPr>
            </w:rPrChange>
          </w:rPr>
          <w:t xml:space="preserve">smaller</w:t>
        </w:r>
      </w:ins>
      <w:del w:author="Francisco Vítola" w:id="118" w:date="2026-10-02T02:07:51Z">
        <w:r w:rsidDel="00000000" w:rsidR="00000000" w:rsidRPr="00000000">
          <w:rPr>
            <w:rtl w:val="0"/>
            <w:rPrChange w:author="Francisco Vítola" w:id="119" w:date="2026-10-02T02:07:51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bigger</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than during the co</w:t>
      </w:r>
      <w:del w:author="Francisco Vítola" w:id="120" w:date="2026-10-02T02:06: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digestion phase, and the cumulative CH4 volume plateaued more quickly. Several factors may explain this lower performance:</w:t>
      </w:r>
    </w:p>
    <w:p w:rsidR="00000000" w:rsidDel="00000000" w:rsidP="00000000" w:rsidRDefault="00000000" w:rsidRPr="00000000" w14:paraId="00000397">
      <w:pPr>
        <w:numPr>
          <w:ilvl w:val="0"/>
          <w:numId w:val="2"/>
        </w:numPr>
        <w:ind w:left="720" w:hanging="360"/>
        <w:rPr/>
      </w:pPr>
      <w:r w:rsidDel="00000000" w:rsidR="00000000" w:rsidRPr="00000000">
        <w:rPr>
          <w:rtl w:val="0"/>
        </w:rPr>
        <w:t xml:space="preserve">The GL could have been transformed to</w:t>
      </w:r>
      <w:ins w:author="Francisco Vítola" w:id="121" w:date="2026-10-02T02:10:41Z">
        <w:r w:rsidDel="00000000" w:rsidR="00000000" w:rsidRPr="00000000">
          <w:rPr>
            <w:rtl w:val="0"/>
          </w:rPr>
          <w:t xml:space="preserve">o</w:t>
        </w:r>
      </w:ins>
      <w:r w:rsidDel="00000000" w:rsidR="00000000" w:rsidRPr="00000000">
        <w:rPr>
          <w:rtl w:val="0"/>
        </w:rPr>
        <w:t xml:space="preserve"> fast or too slow, to </w:t>
      </w:r>
      <w:ins w:author="Francisco Vítola" w:id="122" w:date="2026-10-02T02:10:48Z">
        <w:r w:rsidDel="00000000" w:rsidR="00000000" w:rsidRPr="00000000">
          <w:rPr>
            <w:rtl w:val="0"/>
            <w:rPrChange w:author="Francisco Vítola" w:id="123" w:date="2026-10-02T02:10:48Z">
              <w:rPr/>
            </w:rPrChange>
          </w:rPr>
          <w:t xml:space="preserve">maintain</w:t>
        </w:r>
      </w:ins>
      <w:del w:author="Francisco Vítola" w:id="122" w:date="2026-10-02T02:10:48Z">
        <w:r w:rsidDel="00000000" w:rsidR="00000000" w:rsidRPr="00000000">
          <w:rPr>
            <w:rtl w:val="0"/>
            <w:rPrChange w:author="Francisco Vítola" w:id="123" w:date="2026-10-02T02:10:48Z">
              <w:rPr/>
            </w:rPrChange>
          </w:rPr>
          <w:delText xml:space="preserve">maintaing</w:delText>
        </w:r>
      </w:del>
      <w:r w:rsidDel="00000000" w:rsidR="00000000" w:rsidRPr="00000000">
        <w:rPr>
          <w:rtl w:val="0"/>
        </w:rPr>
        <w:t xml:space="preserve"> a concentration of intermediate products.</w:t>
      </w:r>
    </w:p>
    <w:p w:rsidR="00000000" w:rsidDel="00000000" w:rsidP="00000000" w:rsidRDefault="00000000" w:rsidRPr="00000000" w14:paraId="00000398">
      <w:pPr>
        <w:numPr>
          <w:ilvl w:val="0"/>
          <w:numId w:val="2"/>
        </w:numPr>
        <w:ind w:left="720" w:hanging="360"/>
        <w:rPr/>
      </w:pPr>
      <w:r w:rsidDel="00000000" w:rsidR="00000000" w:rsidRPr="00000000">
        <w:rPr>
          <w:rtl w:val="0"/>
        </w:rPr>
        <w:t xml:space="preserve">The </w:t>
      </w:r>
      <w:ins w:author="Francisco Vítola" w:id="124" w:date="2026-10-02T02:15:53Z">
        <w:r w:rsidDel="00000000" w:rsidR="00000000" w:rsidRPr="00000000">
          <w:rPr>
            <w:rtl w:val="0"/>
          </w:rPr>
          <w:t xml:space="preserve">dilution</w:t>
        </w:r>
      </w:ins>
      <w:del w:author="Francisco Vítola" w:id="124" w:date="2026-10-02T02:15:53Z">
        <w:r w:rsidDel="00000000" w:rsidR="00000000" w:rsidRPr="00000000">
          <w:rPr>
            <w:rtl w:val="0"/>
          </w:rPr>
          <w:delText xml:space="preserve">retention</w:delText>
        </w:r>
      </w:del>
      <w:r w:rsidDel="00000000" w:rsidR="00000000" w:rsidRPr="00000000">
        <w:rPr>
          <w:rtl w:val="0"/>
        </w:rPr>
        <w:t xml:space="preserve"> rate of </w:t>
      </w:r>
      <m:oMath>
        <m:f>
          <m:fPr>
            <m:ctrlPr>
              <w:rPr/>
            </m:ctrlPr>
          </m:fPr>
          <m:num>
            <m:r>
              <w:rPr/>
              <m:t xml:space="preserve">1</m:t>
            </m:r>
          </m:num>
          <m:den>
            <m:r>
              <w:rPr/>
              <m:t xml:space="preserve">30</m:t>
            </m:r>
          </m:den>
        </m:f>
        <m:r>
          <w:rPr/>
          <m:t xml:space="preserve"> /d</m:t>
        </m:r>
      </m:oMath>
      <w:r w:rsidDel="00000000" w:rsidR="00000000" w:rsidRPr="00000000">
        <w:rPr>
          <w:rtl w:val="0"/>
        </w:rPr>
        <w:t xml:space="preserve"> may have been insufficient to wash out inhibitory by-products or to maintain a stable population of glycerol fermenting bacteria.</w:t>
      </w:r>
    </w:p>
    <w:p w:rsidR="00000000" w:rsidDel="00000000" w:rsidP="00000000" w:rsidRDefault="00000000" w:rsidRPr="00000000" w14:paraId="00000399">
      <w:pPr>
        <w:numPr>
          <w:ilvl w:val="0"/>
          <w:numId w:val="2"/>
        </w:numPr>
        <w:ind w:left="720" w:hanging="360"/>
        <w:rPr/>
      </w:pPr>
      <w:r w:rsidDel="00000000" w:rsidR="00000000" w:rsidRPr="00000000">
        <w:rPr>
          <w:rtl w:val="0"/>
        </w:rPr>
        <w:t xml:space="preserve">The appearance of fungal masses towards the end of this phase could have further stressed the anaerobic community by competing for substrate or introducing toxic metabolites. The fungal masses could have helped digest more complex sugars, so without a more thorough investigation of what it was, it can’t be said it didn’t help the AD system.</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those factors, </w:t>
      </w:r>
      <w:del w:author="Francisco Vítola" w:id="125" w:date="2026-10-02T02:17:5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can’t be said that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phase </w:t>
      </w:r>
      <w:ins w:author="Francisco Vítola" w:id="126" w:date="2026-10-02T02:19:07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not be considered</w:t>
        </w:r>
      </w:ins>
      <w:del w:author="Francisco Vítola" w:id="126" w:date="2026-10-02T02:19:07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is</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author="Francisco Vítola" w:id="127" w:date="2026-10-02T02:22:34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proven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worse than the co</w:t>
      </w:r>
      <w:del w:author="Francisco Vítola" w:id="128" w:date="2026-10-02T02:20:3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digestion phase. If the experiment</w:t>
      </w:r>
      <w:ins w:author="Francisco Vítola" w:id="129" w:date="2026-10-02T02:26:34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Francisco Vítola" w:id="130" w:date="2026-10-02T02:24:04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was done</w:delText>
        </w:r>
      </w:del>
      <w:ins w:author="Francisco Vítola" w:id="130" w:date="2026-10-02T02:24:04Z">
        <w:r w:rsidDel="00000000" w:rsidR="00000000" w:rsidRPr="00000000">
          <w:rPr>
            <w:rtl w:val="0"/>
            <w:rPrChange w:author="Francisco Vítola" w:id="131" w:date="2026-10-02T02:24:04Z">
              <w:rPr>
                <w:rFonts w:ascii="Aptos" w:cs="Aptos" w:eastAsia="Aptos" w:hAnsi="Aptos"/>
                <w:b w:val="0"/>
                <w:bCs w:val="0"/>
                <w:i w:val="0"/>
                <w:iCs w:val="0"/>
                <w:smallCaps w:val="0"/>
                <w:strike w:val="0"/>
                <w:color w:val="000000"/>
                <w:sz w:val="24"/>
                <w:szCs w:val="24"/>
                <w:u w:val="none"/>
                <w:shd w:fill="auto" w:val="clear"/>
                <w:vertAlign w:val="baseline"/>
              </w:rPr>
            </w:rPrChange>
          </w:rPr>
          <w:t xml:space="preserve">phases were performed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reverse, it</w:t>
      </w:r>
      <w:ins w:author="Francisco Vítola" w:id="132" w:date="2026-10-02T02:23:18Z">
        <w:r w:rsidDel="00000000" w:rsidR="00000000" w:rsidRPr="00000000">
          <w:rPr>
            <w:rtl w:val="0"/>
            <w:rPrChange w:author="Francisco Vítola" w:id="133" w:date="2026-10-02T02:23:18Z">
              <w:rPr>
                <w:rFonts w:ascii="Aptos" w:cs="Aptos" w:eastAsia="Aptos" w:hAnsi="Aptos"/>
                <w:b w:val="0"/>
                <w:bCs w:val="0"/>
                <w:i w:val="0"/>
                <w:iCs w:val="0"/>
                <w:smallCaps w:val="0"/>
                <w:strike w:val="0"/>
                <w:color w:val="000000"/>
                <w:sz w:val="24"/>
                <w:szCs w:val="24"/>
                <w:u w:val="none"/>
                <w:shd w:fill="auto" w:val="clear"/>
                <w:vertAlign w:val="baseline"/>
              </w:rPr>
            </w:rPrChange>
          </w:rPr>
          <w:t xml:space="preserve"> is</w:t>
        </w:r>
      </w:ins>
      <w:del w:author="Francisco Vítola" w:id="132" w:date="2026-10-02T02:23:1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author="Francisco Vítola" w:id="134" w:date="2026-10-02T02:23:12Z">
        <w:r w:rsidDel="00000000" w:rsidR="00000000" w:rsidRPr="00000000">
          <w:rPr>
            <w:rtl w:val="0"/>
            <w:rPrChange w:author="Francisco Vítola" w:id="135" w:date="2026-10-02T02:23:12Z">
              <w:rPr>
                <w:rFonts w:ascii="Aptos" w:cs="Aptos" w:eastAsia="Aptos" w:hAnsi="Aptos"/>
                <w:b w:val="0"/>
                <w:bCs w:val="0"/>
                <w:i w:val="0"/>
                <w:iCs w:val="0"/>
                <w:smallCaps w:val="0"/>
                <w:strike w:val="0"/>
                <w:color w:val="000000"/>
                <w:sz w:val="24"/>
                <w:szCs w:val="24"/>
                <w:u w:val="none"/>
                <w:shd w:fill="auto" w:val="clear"/>
                <w:vertAlign w:val="baseline"/>
              </w:rPr>
            </w:rPrChange>
          </w:rPr>
          <w:t xml:space="preserve">possible</w:t>
        </w:r>
      </w:ins>
      <w:del w:author="Francisco Vítola" w:id="134" w:date="2026-10-02T02:23:12Z">
        <w:r w:rsidDel="00000000" w:rsidR="00000000" w:rsidRPr="00000000">
          <w:rPr>
            <w:rtl w:val="0"/>
            <w:rPrChange w:author="Francisco Vítola" w:id="135" w:date="2026-10-02T02:23:12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likely</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we would have seen a reverse on the results</w:t>
      </w:r>
      <w:ins w:author="Francisco Vítola" w:id="136" w:date="2026-10-02T02:24:5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too</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were the phase with only C-GL would have a bigger production than the co-digestion of FW and C-GL.</w:t>
      </w:r>
    </w:p>
    <w:tbl>
      <w:tblPr>
        <w:tblStyle w:val="Table21"/>
        <w:jc w:val="center"/>
        <w:tblLayout w:type="fixed"/>
        <w:tblLook w:val="0000"/>
      </w:tblPr>
      <w:tblGrid>
        <w:gridCol w:w="9360"/>
        <w:tblGridChange w:id="0">
          <w:tblGrid>
            <w:gridCol w:w="9360"/>
          </w:tblGrid>
        </w:tblGridChange>
      </w:tblGrid>
    </w:tbl>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Cumulative volume of Nm L (Anaerobic digestion of C-GL)</w:t>
      </w:r>
    </w:p>
    <w:tbl>
      <w:tblPr>
        <w:tblStyle w:val="Table22"/>
        <w:jc w:val="center"/>
        <w:tblLayout w:type="fixed"/>
        <w:tblLook w:val="0000"/>
      </w:tblPr>
      <w:tblGrid>
        <w:gridCol w:w="9360"/>
        <w:tblGridChange w:id="0">
          <w:tblGrid>
            <w:gridCol w:w="9360"/>
          </w:tblGrid>
        </w:tblGridChange>
      </w:tblGrid>
    </w:tbl>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Volume flow of Nm L/d (Anaerobic digestion of C-GL)</w:t>
      </w:r>
    </w:p>
    <w:tbl>
      <w:tblPr>
        <w:tblStyle w:val="Table23"/>
        <w:jc w:val="center"/>
        <w:tblLayout w:type="fixed"/>
        <w:tblLook w:val="0000"/>
      </w:tblPr>
      <w:tblGrid>
        <w:gridCol w:w="9360"/>
        <w:tblGridChange w:id="0">
          <w:tblGrid>
            <w:gridCol w:w="9360"/>
          </w:tblGrid>
        </w:tblGridChange>
      </w:tblGrid>
    </w:tbl>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Volume flow of Nm L/h (Anaerobic digestion of C-GL)</w:t>
      </w:r>
    </w:p>
    <w:bookmarkStart w:colFirst="0" w:colLast="0" w:name="x1q41t6321ah" w:id="28"/>
    <w:bookmarkEnd w:id="28"/>
    <w:p w:rsidR="00000000" w:rsidDel="00000000" w:rsidP="00000000" w:rsidRDefault="00000000" w:rsidRPr="00000000" w14:paraId="0000039E">
      <w:pPr>
        <w:pStyle w:val="Heading3"/>
        <w:rPr/>
      </w:pPr>
      <w:r w:rsidDel="00000000" w:rsidR="00000000" w:rsidRPr="00000000">
        <w:rPr>
          <w:rtl w:val="0"/>
        </w:rPr>
        <w:t xml:space="preserve">5.2.5</w:t>
        <w:tab/>
        <w:t xml:space="preserve">Post-feeding Period</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During the final two weeks, no fresh substrate was added to the reactor, it just had some residual substrate from the C-GL only phase for a week. Nevertheless, a small residual biogas production was recorded (Fig. 5.13 and Fig. 5.14). This production can be attributed to the slow degradation of accumulated organic matter and microbial decay products. The flow rate declined gradually, confirming that the reactor was no longer being actively fed and that the remaining substrate was limited.</w:t>
      </w:r>
    </w:p>
    <w:tbl>
      <w:tblPr>
        <w:tblStyle w:val="Table24"/>
        <w:jc w:val="center"/>
        <w:tblLayout w:type="fixed"/>
        <w:tblLook w:val="0000"/>
      </w:tblPr>
      <w:tblGrid>
        <w:gridCol w:w="9360"/>
        <w:tblGridChange w:id="0">
          <w:tblGrid>
            <w:gridCol w:w="9360"/>
          </w:tblGrid>
        </w:tblGridChange>
      </w:tblGrid>
    </w:tbl>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Cumulative volume of Nm L (Post-feeding period)</w:t>
      </w:r>
    </w:p>
    <w:tbl>
      <w:tblPr>
        <w:tblStyle w:val="Table25"/>
        <w:jc w:val="center"/>
        <w:tblLayout w:type="fixed"/>
        <w:tblLook w:val="0000"/>
      </w:tblPr>
      <w:tblGrid>
        <w:gridCol w:w="9360"/>
        <w:tblGridChange w:id="0">
          <w:tblGrid>
            <w:gridCol w:w="9360"/>
          </w:tblGrid>
        </w:tblGridChange>
      </w:tblGrid>
    </w:tbl>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Volume flow of Nm L/d (Post-feeding period)</w:t>
      </w:r>
    </w:p>
    <w:bookmarkStart w:colFirst="0" w:colLast="0" w:name="7ta2x3hv4n0j" w:id="29"/>
    <w:bookmarkEnd w:id="29"/>
    <w:p w:rsidR="00000000" w:rsidDel="00000000" w:rsidP="00000000" w:rsidRDefault="00000000" w:rsidRPr="00000000" w14:paraId="000003A2">
      <w:pPr>
        <w:pStyle w:val="Heading3"/>
        <w:rPr/>
      </w:pPr>
      <w:r w:rsidDel="00000000" w:rsidR="00000000" w:rsidRPr="00000000">
        <w:rPr>
          <w:rtl w:val="0"/>
        </w:rPr>
        <w:t xml:space="preserve">5.2.6</w:t>
        <w:tab/>
        <w:t xml:space="preserve">Alkalinity and Volatile Fatty Acids</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total Alk and VFA concentrations were monitored throughout the experiment to assess process stability. The results are shown in Fig. 5.15. Initially, both Alk and VFA were low, reflecting the early adaptation phase before buffer addition. After the manual introduction of KHCO3, Alk increased sharply to values above 7000 mg Ca</w:t>
      </w:r>
      <w:del w:author="Francisco Vítola" w:id="137" w:date="2026-10-02T12:54:1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CO3/L and remained relatively high until close to the end. This high Alk was maintained by the addition of bicarbonate to the feed, which helped to counteract the acidity produced during the degradation of the </w:t>
      </w:r>
      <w:ins w:author="Francisco Vítola" w:id="138" w:date="2026-10-02T12:54:41Z">
        <w:r w:rsidDel="00000000" w:rsidR="00000000" w:rsidRPr="00000000">
          <w:rPr>
            <w:rtl w:val="0"/>
            <w:rPrChange w:author="Francisco Vítola" w:id="139" w:date="2026-10-02T12:54:41Z">
              <w:rPr>
                <w:rFonts w:ascii="Aptos" w:cs="Aptos" w:eastAsia="Aptos" w:hAnsi="Aptos"/>
                <w:b w:val="0"/>
                <w:bCs w:val="0"/>
                <w:i w:val="0"/>
                <w:iCs w:val="0"/>
                <w:smallCaps w:val="0"/>
                <w:strike w:val="0"/>
                <w:color w:val="000000"/>
                <w:sz w:val="24"/>
                <w:szCs w:val="24"/>
                <w:u w:val="none"/>
                <w:shd w:fill="auto" w:val="clear"/>
                <w:vertAlign w:val="baseline"/>
              </w:rPr>
            </w:rPrChange>
          </w:rPr>
          <w:t xml:space="preserve">substrate</w:t>
        </w:r>
      </w:ins>
      <w:del w:author="Francisco Vítola" w:id="138" w:date="2026-10-02T12:54:4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feed</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Volatile fatty acid concentrations also increased after the start of feeding, reaching values between 3000–5000 mg CH3COOH/L. Such high VFA levels are often associated with process imbalance, as they can inhibit methanogenesis. However, the high Alk provided a strong buffering capacity, and the pH remained above 6.5 for most of the experiment</w:t>
      </w:r>
      <w:ins w:author="Francisco Vítola" w:id="140" w:date="2026-10-02T12:56:25Z">
        <w:r w:rsidDel="00000000" w:rsidR="00000000" w:rsidRPr="00000000">
          <w:rPr>
            <w:rtl w:val="0"/>
            <w:rPrChange w:author="Francisco Vítola" w:id="141" w:date="2026-10-02T12:56:25Z">
              <w:rPr>
                <w:rFonts w:ascii="Aptos" w:cs="Aptos" w:eastAsia="Aptos" w:hAnsi="Aptos"/>
                <w:b w:val="0"/>
                <w:bCs w:val="0"/>
                <w:i w:val="0"/>
                <w:iCs w:val="0"/>
                <w:smallCaps w:val="0"/>
                <w:strike w:val="0"/>
                <w:color w:val="000000"/>
                <w:sz w:val="24"/>
                <w:szCs w:val="24"/>
                <w:u w:val="none"/>
                <w:shd w:fill="auto" w:val="clear"/>
                <w:vertAlign w:val="baseline"/>
              </w:rPr>
            </w:rPrChange>
          </w:rPr>
          <w:t xml:space="preserve">.</w:t>
        </w:r>
      </w:ins>
      <w:del w:author="Francisco Vítola" w:id="140" w:date="2026-10-02T12:56: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Francisco Vítola" w:id="142" w:date="2026-10-02T12:56:2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w:delText>
        </w:r>
      </w:del>
      <w:ins w:author="Francisco Vítola" w:id="142" w:date="2026-10-02T12:56:28Z">
        <w:r w:rsidDel="00000000" w:rsidR="00000000" w:rsidRPr="00000000">
          <w:rPr>
            <w:rtl w:val="0"/>
            <w:rPrChange w:author="Francisco Vítola" w:id="143" w:date="2026-10-02T12:56:28Z">
              <w:rPr>
                <w:rFonts w:ascii="Aptos" w:cs="Aptos" w:eastAsia="Aptos" w:hAnsi="Aptos"/>
                <w:b w:val="0"/>
                <w:bCs w:val="0"/>
                <w:i w:val="0"/>
                <w:iCs w:val="0"/>
                <w:smallCaps w:val="0"/>
                <w:strike w:val="0"/>
                <w:color w:val="000000"/>
                <w:sz w:val="24"/>
                <w:szCs w:val="24"/>
                <w:u w:val="none"/>
                <w:shd w:fill="auto" w:val="clear"/>
                <w:vertAlign w:val="baseline"/>
              </w:rPr>
            </w:rPrChange>
          </w:rPr>
          <w:t xml:space="preserve">W</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ith the co</w:t>
      </w:r>
      <w:del w:author="Francisco Vítola" w:id="144" w:date="2026-10-02T12:56:3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digestion</w:t>
      </w:r>
      <w:ins w:author="Francisco Vítola" w:id="145" w:date="2026-10-02T12:56:3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pH </w:t>
      </w:r>
      <w:del w:author="Francisco Vítola" w:id="146" w:date="2026-10-02T12:57:5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was falling</w:delText>
        </w:r>
      </w:del>
      <w:ins w:author="Francisco Vítola" w:id="146" w:date="2026-10-02T12:57:59Z">
        <w:r w:rsidDel="00000000" w:rsidR="00000000" w:rsidRPr="00000000">
          <w:rPr>
            <w:rtl w:val="0"/>
            <w:rPrChange w:author="Francisco Vítola" w:id="147" w:date="2026-10-02T12:57:59Z">
              <w:rPr>
                <w:rFonts w:ascii="Aptos" w:cs="Aptos" w:eastAsia="Aptos" w:hAnsi="Aptos"/>
                <w:b w:val="0"/>
                <w:bCs w:val="0"/>
                <w:i w:val="0"/>
                <w:iCs w:val="0"/>
                <w:smallCaps w:val="0"/>
                <w:strike w:val="0"/>
                <w:color w:val="000000"/>
                <w:sz w:val="24"/>
                <w:szCs w:val="24"/>
                <w:u w:val="none"/>
                <w:shd w:fill="auto" w:val="clear"/>
                <w:vertAlign w:val="baseline"/>
              </w:rPr>
            </w:rPrChange>
          </w:rPr>
          <w:t xml:space="preserve">fell progressively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with C-GL only</w:t>
      </w:r>
      <w:ins w:author="Francisco Vítola" w:id="148" w:date="2026-10-02T12:56:50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pH </w:t>
      </w:r>
      <w:del w:author="Francisco Vítola" w:id="149" w:date="2026-10-02T12:58:1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was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w:t>
      </w:r>
      <w:ins w:author="Francisco Vítola" w:id="150" w:date="2026-10-02T12:58:19Z">
        <w:r w:rsidDel="00000000" w:rsidR="00000000" w:rsidRPr="00000000">
          <w:rPr>
            <w:rtl w:val="0"/>
            <w:rPrChange w:author="Francisco Vítola" w:id="151" w:date="2026-10-02T12:58:19Z">
              <w:rPr>
                <w:rFonts w:ascii="Aptos" w:cs="Aptos" w:eastAsia="Aptos" w:hAnsi="Aptos"/>
                <w:b w:val="0"/>
                <w:bCs w:val="0"/>
                <w:i w:val="0"/>
                <w:iCs w:val="0"/>
                <w:smallCaps w:val="0"/>
                <w:strike w:val="0"/>
                <w:color w:val="000000"/>
                <w:sz w:val="24"/>
                <w:szCs w:val="24"/>
                <w:u w:val="none"/>
                <w:shd w:fill="auto" w:val="clear"/>
                <w:vertAlign w:val="baseline"/>
              </w:rPr>
            </w:rPrChange>
          </w:rPr>
          <w:t xml:space="preserve">ed</w:t>
        </w:r>
      </w:ins>
      <w:del w:author="Francisco Vítola" w:id="150" w:date="2026-10-02T12:58:1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ing</w:delText>
        </w:r>
      </w:del>
      <w:ins w:author="Francisco Vítola" w:id="150" w:date="2026-10-02T12:58:1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progressively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vfa/alk is a more reliable indicator of instability</w:t>
      </w:r>
      <w:ins w:author="Francisco Vítola" w:id="152" w:date="2026-10-02T12:58:49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than pH</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this experiment, the ratio fluctuated between 0.3–1.2. While using the co</w:t>
      </w:r>
      <w:del w:author="Francisco Vítola" w:id="153" w:date="2026-10-02T13:39:0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digestion feed</w:t>
      </w:r>
      <w:ins w:author="Francisco Vítola" w:id="154" w:date="2026-10-02T13:40:3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ratio</w:t>
      </w:r>
      <w:del w:author="Francisco Vítola" w:id="155" w:date="2026-10-02T13:39:2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n</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around 0.8–1.0 had the highest production.</w:t>
      </w:r>
    </w:p>
    <w:tbl>
      <w:tblPr>
        <w:tblStyle w:val="Table26"/>
        <w:jc w:val="center"/>
        <w:tblLayout w:type="fixed"/>
        <w:tblLook w:val="0000"/>
      </w:tblPr>
      <w:tblGrid>
        <w:gridCol w:w="9360"/>
        <w:tblGridChange w:id="0">
          <w:tblGrid>
            <w:gridCol w:w="9360"/>
          </w:tblGrid>
        </w:tblGridChange>
      </w:tblGrid>
    </w:tbl>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Alkalinity &amp; volatile fatty acid comparison graph</w:t>
      </w:r>
    </w:p>
    <w:tbl>
      <w:tblPr>
        <w:tblStyle w:val="Table27"/>
        <w:jc w:val="center"/>
        <w:tblLayout w:type="fixed"/>
        <w:tblLook w:val="0000"/>
      </w:tblPr>
      <w:tblGrid>
        <w:gridCol w:w="9360"/>
        <w:tblGridChange w:id="0">
          <w:tblGrid>
            <w:gridCol w:w="9360"/>
          </w:tblGrid>
        </w:tblGridChange>
      </w:tblGrid>
    </w:tbl>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pH &amp; vfa/alk comparison graph</w:t>
      </w:r>
    </w:p>
    <w:bookmarkStart w:colFirst="0" w:colLast="0" w:name="rd4y9nrflabp" w:id="30"/>
    <w:bookmarkEnd w:id="30"/>
    <w:p w:rsidR="00000000" w:rsidDel="00000000" w:rsidP="00000000" w:rsidRDefault="00000000" w:rsidRPr="00000000" w14:paraId="000003A7">
      <w:pPr>
        <w:pStyle w:val="Heading1"/>
        <w:rPr/>
      </w:pPr>
      <w:r w:rsidDel="00000000" w:rsidR="00000000" w:rsidRPr="00000000">
        <w:rPr>
          <w:rtl w:val="0"/>
        </w:rPr>
        <w:t xml:space="preserve">6</w:t>
        <w:tab/>
      </w:r>
      <w:commentRangeStart w:id="15"/>
      <w:r w:rsidDel="00000000" w:rsidR="00000000" w:rsidRPr="00000000">
        <w:rPr>
          <w:rtl w:val="0"/>
        </w:rPr>
        <w:t xml:space="preserve">Discussion</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CH4 yield data obtained throughout the experimental period is summarised in </w:t>
      </w:r>
      <w:commentRangeStart w:id="1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commentRangeEnd w:id="16"/>
      <w:r w:rsidDel="00000000" w:rsidR="00000000" w:rsidRPr="00000000">
        <w:commentReference w:id="16"/>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reports the cumulative CH4 production, specific yield, and volumetric productivity for each of the four operational phases. The cumulative specific CH4 yield is calculated using ??, while the daily specific CH4 production rate is obtained from ??. The volumetric productivity is derived from ??, and the phase averaged values are computed using ?? and ?? and ??. The overall yield for the entire experiment is given by ??. These parameters are visualised in ?? and ?? and ??, which show the evolution of CH4 yield and OLR across the four phases.</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lllllll</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&amp; &amp; &amp; &amp; &amp; &amp;</w:t>
        <w:br w:type="textWrapping"/>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&amp; &amp; &amp; &amp; &amp; &amp;</w:t>
        <w:br w:type="textWrapping"/>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 &amp; day_start &amp; day_end &amp; olr min &amp; olr max &amp; cum_CH4_start &amp; cum_CH4_end &amp; delta_CH4_NmL &amp; cum_VS_start &amp; cum_VS_end &amp; delta_VS_g &amp; yield_NmL_per_gVSfed &amp; avg_mol_per_m3_per_d &amp; avg_L_per_L_per_d &amp; avg_mL_per_gVSfed_per_d</w:t>
        <w:br w:type="textWrapping"/>
        <w:t xml:space="preserve">Adaptation &amp; 0 &amp; 24 &amp; 0.0256 &amp; 1.5 &amp; 0 &amp; 758.9 &amp; 758.9 &amp; 0 &amp; 16.628 &amp; 16.628 &amp; 45.6399 &amp; 1.3543 &amp; 0.0304 &amp; 340.3995</w:t>
        <w:br w:type="textWrapping"/>
        <w:t xml:space="preserve">Co-digestion &amp; 25 &amp; 52 &amp; 1.4 &amp; 3.16 &amp; 758.9 &amp; 2008.8 &amp; 1249.9 &amp; 16.628 &amp; 80.048 &amp; 63.42 &amp; 19.7083 &amp; 1.9917 &amp; 0.0446 &amp; 22.36</w:t>
        <w:br w:type="textWrapping"/>
        <w:t xml:space="preserve">C-GL only &amp; 53 &amp; 81 &amp; 0.42 &amp; 1.37 &amp; 2008.8 &amp; 2886.7 &amp; 877.9 &amp; 80.048 &amp; 103.538 &amp; 23.49 &amp; 37.3734 &amp; 1.3507 &amp; 0.0303 &amp; 52.7679</w:t>
        <w:br w:type="textWrapping"/>
        <w:t xml:space="preserve">Post-feeding &amp; 82 &amp; 97 &amp; 0 &amp; 1.37 &amp; 2886.7 &amp; 3276.1 &amp; 389.4 &amp; 103.538 &amp; 113.128 &amp; 9.59 &amp; 40.6048 &amp; 1.0936 &amp; 0.0245 &amp; 21.6684</w:t>
        <w:br w:type="textWrapping"/>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overall cumulative CH4 production reached 3276.1 Nm L, corresponding to an overall yield of approximately 28.96 Nm LCH4/g VS_fed (calculated using ??). This value is considerably lower than the yields reported in the literature for similar substrates. Gebreegziabher et al. (2025) reviewed the AD of biodiesel byproducts and reported CH4 yield enhancements </w:t>
      </w:r>
      <w:commentRangeStart w:id="1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ranging from 14–226</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During the adaptation phase (days 0–24), the specific CH4 yield reached 45.64 Nm LCH4/g VS_fed, the highest among all phases. However, this value must be interpreted with caution, as the cumulative VS fed during this period was only 16.628 g, and CH4 production was still in the early stages of development. The volumetric productivity was 0.0304 L/L_r/d. The daily yield profile in ?? shows a gradual increase in CH4 production during this phase, with a notable spike around day 8, corresponding to the first addition of C-GL to the feed. This observation is consistent with Gebreegziabher et al. (2025), who noted that C-GL is readily biodegradable and can stimulate methanogenic activity when introduced to an acclimated microbial community.</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co-digestion phase (days 25–52), the OLR was increased from 1.4–3.16 g VS/L/d, and the cumulative CH4 production reached 1249.9 Nm L. The specific yield decreased to 19.71 Nm LCH4/g VS_fed, while the volumetric productivity increased to 0.0446 L/L_r/d, the highest of all phases. This inverse relationship between specific yield and volumetric productivity reflects the higher organic loading rate applied, which promoted greater CH4 production per reactor volume but reduced the efficiency of substrate conversion to CH4. The daily yield profile in ?? exhibits fluctuations during this phase, this pattern is typical of readily degradable substrates and has been reported by Tomczak et al. (2025) and Srimachai et al. (2025). Srimachai et al. (2025) investigated the co-digestion of canned seafood wastewater with GL waste and reported CH4 yields of 345 LCH4/g COD at a mixing ratio of 96.4</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C-GL only phase (days 53–81) exhibited a specific yield of 37.37 Nm LCH4/g VS_fed and a volumetric productivity of 0.0303 L/L_r/d, with a cumulative CH4 production of 877.9 Nm L. The OLR ranged from 0.42–1.37 g VS/L/d. Despite the absence of FW in the feed, CH4 production continued, indicating that the microbial community had adapted to GL as a sole carbon source. However, the specific yield was lower than during the adaptation phase, suggesting that GL alone may not provide an optimal nutrient balance for methanogenesis. Tomczak et al. (2025) emphasised that C-GL is an ideal co-substrate but can cause inhibition when used alone or at high concentrations due to the accumulation of VFAs and the presence of impurities such as methanol, soaps, and heavy metals. The daily yield profile in ?? shows a declining trend during this phase, with a notable outlier peak at day 53, corresponding to the transition from co-digestion to GL-only feeding. This anomaly, also visible in ??, was caused by problems during the change.</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post-feeding phase (days 82–97) produced 389.4 Nm L of CH4, with a specific yield of 40.60 Nm LCH4/g VS_fed and a volumetric productivity of 0.0245 L/L_r/d. The OLR got to zero during this period, and the CH4 produced can be attributed to the slow degradation of residual organic matter and microbial decay products. The daily yield profile in ?? shows a gradual decline, confirming that the reactor was no longer being actively fed and that the remaining substrate was limited.</w:t>
      </w:r>
    </w:p>
    <w:tbl>
      <w:tblPr>
        <w:tblStyle w:val="Table28"/>
        <w:jc w:val="center"/>
        <w:tblLayout w:type="fixed"/>
        <w:tblLook w:val="0000"/>
      </w:tblPr>
      <w:tblGrid>
        <w:gridCol w:w="9360"/>
        <w:tblGridChange w:id="0">
          <w:tblGrid>
            <w:gridCol w:w="9360"/>
          </w:tblGrid>
        </w:tblGridChange>
      </w:tblGrid>
    </w:tbl>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Cumulative specific CH4 yield</w:t>
      </w:r>
    </w:p>
    <w:tbl>
      <w:tblPr>
        <w:tblStyle w:val="Table29"/>
        <w:jc w:val="center"/>
        <w:tblLayout w:type="fixed"/>
        <w:tblLook w:val="0000"/>
      </w:tblPr>
      <w:tblGrid>
        <w:gridCol w:w="9360"/>
        <w:tblGridChange w:id="0">
          <w:tblGrid>
            <w:gridCol w:w="9360"/>
          </w:tblGrid>
        </w:tblGridChange>
      </w:tblGrid>
    </w:tbl>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Daily yiled of CH4</w:t>
      </w:r>
    </w:p>
    <w:tbl>
      <w:tblPr>
        <w:tblStyle w:val="Table30"/>
        <w:jc w:val="center"/>
        <w:tblLayout w:type="fixed"/>
        <w:tblLook w:val="0000"/>
      </w:tblPr>
      <w:tblGrid>
        <w:gridCol w:w="9360"/>
        <w:tblGridChange w:id="0">
          <w:tblGrid>
            <w:gridCol w:w="9360"/>
          </w:tblGrid>
        </w:tblGridChange>
      </w:tblGrid>
    </w:tbl>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Volumetric productivity of CH4</w:t>
      </w:r>
    </w:p>
    <w:p w:rsidR="00000000" w:rsidDel="00000000" w:rsidP="00000000" w:rsidRDefault="00000000" w:rsidRPr="00000000" w14:paraId="000003B5">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Q=</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r</m:t>
                </m:r>
              </m:sub>
            </m:sSub>
          </m:num>
          <m:den>
            <m:r>
              <w:rPr>
                <w:rFonts w:ascii="Aptos" w:cs="Aptos" w:eastAsia="Aptos" w:hAnsi="Aptos"/>
                <w:b w:val="0"/>
                <w:bCs w:val="0"/>
                <w:i w:val="0"/>
                <w:iCs w:val="0"/>
                <w:smallCaps w:val="0"/>
                <w:strike w:val="0"/>
                <w:color w:val="000000"/>
                <w:sz w:val="24"/>
                <w:szCs w:val="24"/>
                <w:u w:val="none"/>
                <w:shd w:fill="auto" w:val="clear"/>
                <w:vertAlign w:val="baseline"/>
              </w:rPr>
              <m:t xml:space="preserve">HRT</m:t>
            </m:r>
          </m:den>
        </m:f>
        <m:r>
          <w:rPr>
            <w:rFonts w:ascii="Aptos" w:cs="Aptos" w:eastAsia="Aptos" w:hAnsi="Aptos"/>
            <w:b w:val="0"/>
            <w:bCs w:val="0"/>
            <w:i w:val="0"/>
            <w:iCs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m³/d</m:t>
            </m:r>
          </m:e>
        </m:d>
      </m:oMath>
      <w:r w:rsidDel="00000000" w:rsidR="00000000" w:rsidRPr="00000000">
        <w:rPr>
          <w:rtl w:val="0"/>
        </w:rPr>
      </w:r>
    </w:p>
    <w:p w:rsidR="00000000" w:rsidDel="00000000" w:rsidP="00000000" w:rsidRDefault="00000000" w:rsidRPr="00000000" w14:paraId="000003B6">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VS,day</m:t>
            </m:r>
          </m:sub>
        </m:sSub>
        <m:r>
          <w:rPr>
            <w:rFonts w:ascii="Aptos" w:cs="Aptos" w:eastAsia="Aptos" w:hAnsi="Aptos"/>
            <w:b w:val="0"/>
            <w:bCs w:val="0"/>
            <w:i w:val="0"/>
            <w:iCs w:val="0"/>
            <w:smallCaps w:val="0"/>
            <w:strike w:val="0"/>
            <w:color w:val="000000"/>
            <w:sz w:val="24"/>
            <w:szCs w:val="24"/>
            <w:u w:val="none"/>
            <w:shd w:fill="auto" w:val="clear"/>
            <w:vertAlign w:val="baseline"/>
          </w:rPr>
          <m:t xml:space="preserve">=OLR</m:t>
        </m:r>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r</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g/d</m:t>
            </m:r>
          </m:e>
        </m:d>
      </m:oMath>
      <w:r w:rsidDel="00000000" w:rsidR="00000000" w:rsidRPr="00000000">
        <w:rPr>
          <w:rtl w:val="0"/>
        </w:rPr>
      </w:r>
    </w:p>
    <w:p w:rsidR="00000000" w:rsidDel="00000000" w:rsidP="00000000" w:rsidRDefault="00000000" w:rsidRPr="00000000" w14:paraId="000003B7">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VS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(n)=</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i=0</m:t>
            </m:r>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VS,day</m:t>
            </m:r>
          </m:sub>
        </m:sSub>
        <m:r>
          <w:rPr>
            <w:rFonts w:ascii="Aptos" w:cs="Aptos" w:eastAsia="Aptos" w:hAnsi="Aptos"/>
            <w:b w:val="0"/>
            <w:bCs w:val="0"/>
            <w:i w:val="0"/>
            <w:iCs w:val="0"/>
            <w:smallCaps w:val="0"/>
            <w:strike w:val="0"/>
            <w:color w:val="000000"/>
            <w:sz w:val="24"/>
            <w:szCs w:val="24"/>
            <w:u w:val="none"/>
            <w:shd w:fill="auto" w:val="clear"/>
            <w:vertAlign w:val="baseline"/>
          </w:rPr>
          <m:t xml:space="preserve">(i) 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g</m:t>
            </m:r>
          </m:e>
        </m:d>
      </m:oMath>
      <w:r w:rsidDel="00000000" w:rsidR="00000000" w:rsidRPr="00000000">
        <w:rPr>
          <w:rtl w:val="0"/>
        </w:rPr>
      </w:r>
    </w:p>
    <w:p w:rsidR="00000000" w:rsidDel="00000000" w:rsidP="00000000" w:rsidRDefault="00000000" w:rsidRPr="00000000" w14:paraId="000003B8">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Y(n)=</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(n)</m:t>
            </m:r>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VS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(n)</m:t>
            </m:r>
          </m:den>
        </m:f>
        <m:r>
          <w:rPr>
            <w:rFonts w:ascii="Aptos" w:cs="Aptos" w:eastAsia="Aptos" w:hAnsi="Aptos"/>
            <w:b w:val="0"/>
            <w:bCs w:val="0"/>
            <w:i w:val="0"/>
            <w:iCs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NmLCH4/gV</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 xml:space="preserve">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ed</m:t>
            </m:r>
          </m:e>
        </m:d>
      </m:oMath>
      <w:r w:rsidDel="00000000" w:rsidR="00000000" w:rsidRPr="00000000">
        <w:rPr>
          <w:rtl w:val="0"/>
        </w:rPr>
      </w:r>
    </w:p>
    <w:p w:rsidR="00000000" w:rsidDel="00000000" w:rsidP="00000000" w:rsidRDefault="00000000" w:rsidRPr="00000000" w14:paraId="000003B9">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(n)=</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(n)</m:t>
            </m:r>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VS,day</m:t>
                </m:r>
              </m:sub>
            </m:sSub>
            <m:r>
              <w:rPr>
                <w:rFonts w:ascii="Aptos" w:cs="Aptos" w:eastAsia="Aptos" w:hAnsi="Aptos"/>
                <w:b w:val="0"/>
                <w:bCs w:val="0"/>
                <w:i w:val="0"/>
                <w:iCs w:val="0"/>
                <w:smallCaps w:val="0"/>
                <w:strike w:val="0"/>
                <w:color w:val="000000"/>
                <w:sz w:val="24"/>
                <w:szCs w:val="24"/>
                <w:u w:val="none"/>
                <w:shd w:fill="auto" w:val="clear"/>
                <w:vertAlign w:val="baseline"/>
              </w:rPr>
              <m:t xml:space="preserve">(n)</m:t>
            </m:r>
          </m:den>
        </m:f>
        <m:r>
          <w:rPr>
            <w:rFonts w:ascii="Aptos" w:cs="Aptos" w:eastAsia="Aptos" w:hAnsi="Aptos"/>
            <w:b w:val="0"/>
            <w:bCs w:val="0"/>
            <w:i w:val="0"/>
            <w:iCs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mLCH4/gV</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 xml:space="preserve">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ed/d</m:t>
            </m:r>
          </m:e>
        </m:d>
      </m:oMath>
      <w:r w:rsidDel="00000000" w:rsidR="00000000" w:rsidRPr="00000000">
        <w:rPr>
          <w:rtl w:val="0"/>
        </w:rPr>
      </w:r>
    </w:p>
    <w:p w:rsidR="00000000" w:rsidDel="00000000" w:rsidP="00000000" w:rsidRDefault="00000000" w:rsidRPr="00000000" w14:paraId="000003BA">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n</m:t>
                </m:r>
              </m:e>
            </m:acc>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(n)=</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(n)</m:t>
            </m:r>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m</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r</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molCH4/m³/d</m:t>
            </m:r>
          </m:e>
        </m:d>
      </m:oMath>
      <w:r w:rsidDel="00000000" w:rsidR="00000000" w:rsidRPr="00000000">
        <w:rPr>
          <w:rtl w:val="0"/>
        </w:rPr>
      </w:r>
    </w:p>
    <w:p w:rsidR="00000000" w:rsidDel="00000000" w:rsidP="00000000" w:rsidRDefault="00000000" w:rsidRPr="00000000" w14:paraId="000003BB">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V</m:t>
                </m:r>
              </m:e>
            </m:acc>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(n)=</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(n)</m:t>
            </m:r>
          </m:num>
          <m:den>
            <m:r>
              <w:rPr>
                <w:rFonts w:ascii="Aptos" w:cs="Aptos" w:eastAsia="Aptos" w:hAnsi="Aptos"/>
                <w:b w:val="0"/>
                <w:bCs w:val="0"/>
                <w:i w:val="0"/>
                <w:iCs w:val="0"/>
                <w:smallCaps w:val="0"/>
                <w:strike w:val="0"/>
                <w:color w:val="000000"/>
                <w:sz w:val="24"/>
                <w:szCs w:val="24"/>
                <w:u w:val="none"/>
                <w:shd w:fill="auto" w:val="clear"/>
                <w:vertAlign w:val="baseline"/>
              </w:rPr>
              <m:t xml:space="preserve">1000</m:t>
            </m:r>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r</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LCH4/</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m:t>
                </m:r>
              </m:e>
              <m:sub>
                <m:r>
                  <w:rPr>
                    <w:rFonts w:ascii="Aptos" w:cs="Aptos" w:eastAsia="Aptos" w:hAnsi="Aptos"/>
                    <w:b w:val="0"/>
                    <w:bCs w:val="0"/>
                    <w:i w:val="0"/>
                    <w:iCs w:val="0"/>
                    <w:smallCaps w:val="0"/>
                    <w:strike w:val="0"/>
                    <w:color w:val="000000"/>
                    <w:sz w:val="24"/>
                    <w:szCs w:val="24"/>
                    <w:u w:val="none"/>
                    <w:shd w:fill="auto" w:val="clear"/>
                    <w:vertAlign w:val="baseline"/>
                  </w:rPr>
                  <m:t xml:space="preserve">r</m:t>
                </m:r>
              </m:sub>
            </m:sSub>
            <m:r>
              <w:rPr>
                <w:rFonts w:ascii="Aptos" w:cs="Aptos" w:eastAsia="Aptos" w:hAnsi="Aptos"/>
                <w:b w:val="0"/>
                <w:bCs w:val="0"/>
                <w:i w:val="0"/>
                <w:iCs w:val="0"/>
                <w:smallCaps w:val="0"/>
                <w:strike w:val="0"/>
                <w:color w:val="000000"/>
                <w:sz w:val="24"/>
                <w:szCs w:val="24"/>
                <w:u w:val="none"/>
                <w:shd w:fill="auto" w:val="clear"/>
                <w:vertAlign w:val="baseline"/>
              </w:rPr>
              <m:t xml:space="preserve">/d</m:t>
            </m:r>
          </m:e>
        </m:d>
      </m:oMath>
      <w:r w:rsidDel="00000000" w:rsidR="00000000" w:rsidRPr="00000000">
        <w:rPr>
          <w:rtl w:val="0"/>
        </w:rPr>
      </w:r>
    </w:p>
    <w:p w:rsidR="00000000" w:rsidDel="00000000" w:rsidP="00000000" w:rsidRDefault="00000000" w:rsidRPr="00000000" w14:paraId="000003BC">
      <w:pPr>
        <w:jc w:val="center"/>
        <w:rPr>
          <w:rFonts w:ascii="Aptos" w:cs="Aptos" w:eastAsia="Aptos" w:hAnsi="Aptos"/>
          <w:b w:val="0"/>
          <w:bCs w:val="0"/>
          <w:i w:val="0"/>
          <w:iCs w:val="0"/>
          <w:smallCaps w:val="0"/>
          <w:strike w:val="0"/>
          <w:color w:val="000000"/>
          <w:sz w:val="24"/>
          <w:szCs w:val="24"/>
          <w:u w:val="none"/>
          <w:shd w:fill="auto" w:val="clear"/>
          <w:vertAlign w:val="baseline"/>
        </w:rPr>
      </w:pPr>
      <m:oMath>
        <m:r>
          <m:t>Δ</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(a,b)=</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(b)−</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(a−1) 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NmL</m:t>
            </m:r>
          </m:e>
        </m:d>
      </m:oMath>
      <w:r w:rsidDel="00000000" w:rsidR="00000000" w:rsidRPr="00000000">
        <w:rPr>
          <w:rtl w:val="0"/>
        </w:rPr>
      </w:r>
    </w:p>
    <w:p w:rsidR="00000000" w:rsidDel="00000000" w:rsidP="00000000" w:rsidRDefault="00000000" w:rsidRPr="00000000" w14:paraId="000003BD">
      <w:pPr>
        <w:jc w:val="center"/>
        <w:rPr>
          <w:rFonts w:ascii="Aptos" w:cs="Aptos" w:eastAsia="Aptos" w:hAnsi="Aptos"/>
          <w:b w:val="0"/>
          <w:bCs w:val="0"/>
          <w:i w:val="0"/>
          <w:iCs w:val="0"/>
          <w:smallCaps w:val="0"/>
          <w:strike w:val="0"/>
          <w:color w:val="000000"/>
          <w:sz w:val="24"/>
          <w:szCs w:val="24"/>
          <w:u w:val="none"/>
          <w:shd w:fill="auto" w:val="clear"/>
          <w:vertAlign w:val="baseline"/>
        </w:rPr>
      </w:pPr>
      <m:oMath>
        <m:r>
          <m:t>Δ</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VS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(a,b)=</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VS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(b)−</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VS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(a−1) 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g</m:t>
            </m:r>
          </m:e>
        </m:d>
      </m:oMath>
      <w:r w:rsidDel="00000000" w:rsidR="00000000" w:rsidRPr="00000000">
        <w:rPr>
          <w:rtl w:val="0"/>
        </w:rPr>
      </w:r>
    </w:p>
    <w:p w:rsidR="00000000" w:rsidDel="00000000" w:rsidP="00000000" w:rsidRDefault="00000000" w:rsidRPr="00000000" w14:paraId="000003BE">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Y(a,b)=</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Δ</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(a,b)</m:t>
            </m:r>
          </m:num>
          <m:den>
            <m:r>
              <w:rPr>
                <w:rFonts w:ascii="Aptos" w:cs="Aptos" w:eastAsia="Aptos" w:hAnsi="Aptos"/>
                <w:b w:val="0"/>
                <w:bCs w:val="0"/>
                <w:i w:val="0"/>
                <w:iCs w:val="0"/>
                <w:smallCaps w:val="0"/>
                <w:strike w:val="0"/>
                <w:color w:val="000000"/>
                <w:sz w:val="24"/>
                <w:szCs w:val="24"/>
                <w:u w:val="none"/>
                <w:shd w:fill="auto" w:val="clear"/>
                <w:vertAlign w:val="baseline"/>
              </w:rPr>
              <m:t>Δ</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VS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(a,b)</m:t>
            </m:r>
          </m:den>
        </m:f>
        <m:r>
          <w:rPr>
            <w:rFonts w:ascii="Aptos" w:cs="Aptos" w:eastAsia="Aptos" w:hAnsi="Aptos"/>
            <w:b w:val="0"/>
            <w:bCs w:val="0"/>
            <w:i w:val="0"/>
            <w:iCs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NmLCH4/gV</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 xml:space="preserve">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ed</m:t>
            </m:r>
          </m:e>
        </m:d>
      </m:oMath>
      <w:r w:rsidDel="00000000" w:rsidR="00000000" w:rsidRPr="00000000">
        <w:rPr>
          <w:rtl w:val="0"/>
        </w:rPr>
      </w:r>
    </w:p>
    <w:p w:rsidR="00000000" w:rsidDel="00000000" w:rsidP="00000000" w:rsidRDefault="00000000" w:rsidRPr="00000000" w14:paraId="000003BF">
      <w:pPr>
        <w:jc w:val="center"/>
        <w:rPr>
          <w:rFonts w:ascii="Aptos" w:cs="Aptos" w:eastAsia="Aptos" w:hAnsi="Aptos"/>
          <w:b w:val="0"/>
          <w:bCs w:val="0"/>
          <w:i w:val="0"/>
          <w:iCs w:val="0"/>
          <w:smallCaps w:val="0"/>
          <w:strike w:val="0"/>
          <w:color w:val="000000"/>
          <w:sz w:val="24"/>
          <w:szCs w:val="24"/>
          <w:u w:val="none"/>
          <w:shd w:fill="auto" w:val="clear"/>
          <w:vertAlign w:val="baseline"/>
        </w:rPr>
      </w:pPr>
      <m:oMath>
        <m:bar>
          <m:barPr>
            <m:pos/>
          </m:bar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n</m:t>
                    </m:r>
                  </m:e>
                </m:acc>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e>
        </m:bar>
        <m:r>
          <w:rPr>
            <w:rFonts w:ascii="Aptos" w:cs="Aptos" w:eastAsia="Aptos" w:hAnsi="Aptos"/>
            <w:b w:val="0"/>
            <w:bCs w:val="0"/>
            <w:i w:val="0"/>
            <w:iCs w:val="0"/>
            <w:smallCaps w:val="0"/>
            <w:strike w:val="0"/>
            <w:color w:val="000000"/>
            <w:sz w:val="24"/>
            <w:szCs w:val="24"/>
            <w:u w:val="none"/>
            <w:shd w:fill="auto" w:val="clear"/>
            <w:vertAlign w:val="baseline"/>
          </w:rPr>
          <m:t xml:space="preserve">(a,b)=</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1</m:t>
            </m:r>
          </m:num>
          <m:den>
            <m:r>
              <w:rPr>
                <w:rFonts w:ascii="Aptos" w:cs="Aptos" w:eastAsia="Aptos" w:hAnsi="Aptos"/>
                <w:b w:val="0"/>
                <w:bCs w:val="0"/>
                <w:i w:val="0"/>
                <w:iCs w:val="0"/>
                <w:smallCaps w:val="0"/>
                <w:strike w:val="0"/>
                <w:color w:val="000000"/>
                <w:sz w:val="24"/>
                <w:szCs w:val="24"/>
                <w:u w:val="none"/>
                <w:shd w:fill="auto" w:val="clear"/>
                <w:vertAlign w:val="baseline"/>
              </w:rPr>
              <m:t xml:space="preserve">b−a+1</m:t>
            </m:r>
          </m:den>
        </m:f>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n=a</m:t>
            </m:r>
          </m:sub>
          <m:sup>
            <m:r>
              <w:rPr>
                <w:rFonts w:ascii="Aptos" w:cs="Aptos" w:eastAsia="Aptos" w:hAnsi="Aptos"/>
                <w:b w:val="0"/>
                <w:bCs w:val="0"/>
                <w:i w:val="0"/>
                <w:iCs w:val="0"/>
                <w:smallCaps w:val="0"/>
                <w:strike w:val="0"/>
                <w:color w:val="000000"/>
                <w:sz w:val="24"/>
                <w:szCs w:val="24"/>
                <w:u w:val="none"/>
                <w:shd w:fill="auto" w:val="clear"/>
                <w:vertAlign w:val="baseline"/>
              </w:rPr>
              <m:t xml:space="preserve">b</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n</m:t>
                </m:r>
              </m:e>
            </m:acc>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(n) 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molCH4/m³/d</m:t>
            </m:r>
          </m:e>
        </m:d>
      </m:oMath>
      <w:r w:rsidDel="00000000" w:rsidR="00000000" w:rsidRPr="00000000">
        <w:rPr>
          <w:rtl w:val="0"/>
        </w:rPr>
      </w:r>
    </w:p>
    <w:p w:rsidR="00000000" w:rsidDel="00000000" w:rsidP="00000000" w:rsidRDefault="00000000" w:rsidRPr="00000000" w14:paraId="000003C0">
      <w:pPr>
        <w:jc w:val="center"/>
        <w:rPr>
          <w:rFonts w:ascii="Aptos" w:cs="Aptos" w:eastAsia="Aptos" w:hAnsi="Aptos"/>
          <w:b w:val="0"/>
          <w:bCs w:val="0"/>
          <w:i w:val="0"/>
          <w:iCs w:val="0"/>
          <w:smallCaps w:val="0"/>
          <w:strike w:val="0"/>
          <w:color w:val="000000"/>
          <w:sz w:val="24"/>
          <w:szCs w:val="24"/>
          <w:u w:val="none"/>
          <w:shd w:fill="auto" w:val="clear"/>
          <w:vertAlign w:val="baseline"/>
        </w:rPr>
      </w:pPr>
      <m:oMath>
        <m:bar>
          <m:barPr>
            <m:pos/>
          </m:bar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V</m:t>
                    </m:r>
                  </m:e>
                </m:acc>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e>
        </m:bar>
        <m:r>
          <w:rPr>
            <w:rFonts w:ascii="Aptos" w:cs="Aptos" w:eastAsia="Aptos" w:hAnsi="Aptos"/>
            <w:b w:val="0"/>
            <w:bCs w:val="0"/>
            <w:i w:val="0"/>
            <w:iCs w:val="0"/>
            <w:smallCaps w:val="0"/>
            <w:strike w:val="0"/>
            <w:color w:val="000000"/>
            <w:sz w:val="24"/>
            <w:szCs w:val="24"/>
            <w:u w:val="none"/>
            <w:shd w:fill="auto" w:val="clear"/>
            <w:vertAlign w:val="baseline"/>
          </w:rPr>
          <m:t xml:space="preserve">(a,b)=</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1</m:t>
            </m:r>
          </m:num>
          <m:den>
            <m:r>
              <w:rPr>
                <w:rFonts w:ascii="Aptos" w:cs="Aptos" w:eastAsia="Aptos" w:hAnsi="Aptos"/>
                <w:b w:val="0"/>
                <w:bCs w:val="0"/>
                <w:i w:val="0"/>
                <w:iCs w:val="0"/>
                <w:smallCaps w:val="0"/>
                <w:strike w:val="0"/>
                <w:color w:val="000000"/>
                <w:sz w:val="24"/>
                <w:szCs w:val="24"/>
                <w:u w:val="none"/>
                <w:shd w:fill="auto" w:val="clear"/>
                <w:vertAlign w:val="baseline"/>
              </w:rPr>
              <m:t xml:space="preserve">b−a+1</m:t>
            </m:r>
          </m:den>
        </m:f>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n=a</m:t>
            </m:r>
          </m:sub>
          <m:sup>
            <m:r>
              <w:rPr>
                <w:rFonts w:ascii="Aptos" w:cs="Aptos" w:eastAsia="Aptos" w:hAnsi="Aptos"/>
                <w:b w:val="0"/>
                <w:bCs w:val="0"/>
                <w:i w:val="0"/>
                <w:iCs w:val="0"/>
                <w:smallCaps w:val="0"/>
                <w:strike w:val="0"/>
                <w:color w:val="000000"/>
                <w:sz w:val="24"/>
                <w:szCs w:val="24"/>
                <w:u w:val="none"/>
                <w:shd w:fill="auto" w:val="clear"/>
                <w:vertAlign w:val="baseline"/>
              </w:rPr>
              <m:t xml:space="preserve">b</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V</m:t>
                </m:r>
              </m:e>
            </m:acc>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(n) 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LCH4/</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m:t>
                </m:r>
              </m:e>
              <m:sub>
                <m:r>
                  <w:rPr>
                    <w:rFonts w:ascii="Aptos" w:cs="Aptos" w:eastAsia="Aptos" w:hAnsi="Aptos"/>
                    <w:b w:val="0"/>
                    <w:bCs w:val="0"/>
                    <w:i w:val="0"/>
                    <w:iCs w:val="0"/>
                    <w:smallCaps w:val="0"/>
                    <w:strike w:val="0"/>
                    <w:color w:val="000000"/>
                    <w:sz w:val="24"/>
                    <w:szCs w:val="24"/>
                    <w:u w:val="none"/>
                    <w:shd w:fill="auto" w:val="clear"/>
                    <w:vertAlign w:val="baseline"/>
                  </w:rPr>
                  <m:t xml:space="preserve">r</m:t>
                </m:r>
              </m:sub>
            </m:sSub>
            <m:r>
              <w:rPr>
                <w:rFonts w:ascii="Aptos" w:cs="Aptos" w:eastAsia="Aptos" w:hAnsi="Aptos"/>
                <w:b w:val="0"/>
                <w:bCs w:val="0"/>
                <w:i w:val="0"/>
                <w:iCs w:val="0"/>
                <w:smallCaps w:val="0"/>
                <w:strike w:val="0"/>
                <w:color w:val="000000"/>
                <w:sz w:val="24"/>
                <w:szCs w:val="24"/>
                <w:u w:val="none"/>
                <w:shd w:fill="auto" w:val="clear"/>
                <w:vertAlign w:val="baseline"/>
              </w:rPr>
              <m:t xml:space="preserve">/d</m:t>
            </m:r>
          </m:e>
        </m:d>
      </m:oMath>
      <w:r w:rsidDel="00000000" w:rsidR="00000000" w:rsidRPr="00000000">
        <w:rPr>
          <w:rtl w:val="0"/>
        </w:rPr>
      </w:r>
    </w:p>
    <w:p w:rsidR="00000000" w:rsidDel="00000000" w:rsidP="00000000" w:rsidRDefault="00000000" w:rsidRPr="00000000" w14:paraId="000003C1">
      <w:pPr>
        <w:jc w:val="center"/>
        <w:rPr>
          <w:rFonts w:ascii="Aptos" w:cs="Aptos" w:eastAsia="Aptos" w:hAnsi="Aptos"/>
          <w:b w:val="0"/>
          <w:bCs w:val="0"/>
          <w:i w:val="0"/>
          <w:iCs w:val="0"/>
          <w:smallCaps w:val="0"/>
          <w:strike w:val="0"/>
          <w:color w:val="000000"/>
          <w:sz w:val="24"/>
          <w:szCs w:val="24"/>
          <w:u w:val="none"/>
          <w:shd w:fill="auto" w:val="clear"/>
          <w:vertAlign w:val="baseline"/>
        </w:rPr>
      </w:pPr>
      <m:oMath>
        <m:bar>
          <m:barPr>
            <m:pos/>
          </m:bar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e>
        </m:bar>
        <m:r>
          <w:rPr>
            <w:rFonts w:ascii="Aptos" w:cs="Aptos" w:eastAsia="Aptos" w:hAnsi="Aptos"/>
            <w:b w:val="0"/>
            <w:bCs w:val="0"/>
            <w:i w:val="0"/>
            <w:iCs w:val="0"/>
            <w:smallCaps w:val="0"/>
            <w:strike w:val="0"/>
            <w:color w:val="000000"/>
            <w:sz w:val="24"/>
            <w:szCs w:val="24"/>
            <w:u w:val="none"/>
            <w:shd w:fill="auto" w:val="clear"/>
            <w:vertAlign w:val="baseline"/>
          </w:rPr>
          <m:t xml:space="preserve">(a,b)=</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1</m:t>
            </m:r>
          </m:num>
          <m:den>
            <m:r>
              <w:rPr>
                <w:rFonts w:ascii="Aptos" w:cs="Aptos" w:eastAsia="Aptos" w:hAnsi="Aptos"/>
                <w:b w:val="0"/>
                <w:bCs w:val="0"/>
                <w:i w:val="0"/>
                <w:iCs w:val="0"/>
                <w:smallCaps w:val="0"/>
                <w:strike w:val="0"/>
                <w:color w:val="000000"/>
                <w:sz w:val="24"/>
                <w:szCs w:val="24"/>
                <w:u w:val="none"/>
                <w:shd w:fill="auto" w:val="clear"/>
                <w:vertAlign w:val="baseline"/>
              </w:rPr>
              <m:t xml:space="preserve">b−a+1</m:t>
            </m:r>
          </m:den>
        </m:f>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n=a</m:t>
            </m:r>
          </m:sub>
          <m:sup>
            <m:r>
              <w:rPr>
                <w:rFonts w:ascii="Aptos" w:cs="Aptos" w:eastAsia="Aptos" w:hAnsi="Aptos"/>
                <w:b w:val="0"/>
                <w:bCs w:val="0"/>
                <w:i w:val="0"/>
                <w:iCs w:val="0"/>
                <w:smallCaps w:val="0"/>
                <w:strike w:val="0"/>
                <w:color w:val="000000"/>
                <w:sz w:val="24"/>
                <w:szCs w:val="24"/>
                <w:u w:val="none"/>
                <w:shd w:fill="auto" w:val="clear"/>
                <w:vertAlign w:val="baseline"/>
              </w:rPr>
              <m:t xml:space="preserve">b</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(n) 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mLCH4/gV</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 xml:space="preserve">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ed/d</m:t>
            </m:r>
          </m:e>
        </m:d>
      </m:oMath>
      <w:r w:rsidDel="00000000" w:rsidR="00000000" w:rsidRPr="00000000">
        <w:rPr>
          <w:rtl w:val="0"/>
        </w:rPr>
      </w:r>
    </w:p>
    <w:p w:rsidR="00000000" w:rsidDel="00000000" w:rsidP="00000000" w:rsidRDefault="00000000" w:rsidRPr="00000000" w14:paraId="000003C2">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Y</m:t>
            </m:r>
          </m:e>
          <m:sub>
            <m:r>
              <w:rPr>
                <w:rFonts w:ascii="Aptos" w:cs="Aptos" w:eastAsia="Aptos" w:hAnsi="Aptos"/>
                <w:b w:val="0"/>
                <w:bCs w:val="0"/>
                <w:i w:val="0"/>
                <w:iCs w:val="0"/>
                <w:smallCaps w:val="0"/>
                <w:strike w:val="0"/>
                <w:color w:val="000000"/>
                <w:sz w:val="24"/>
                <w:szCs w:val="24"/>
                <w:u w:val="none"/>
                <w:shd w:fill="auto" w:val="clear"/>
                <w:vertAlign w:val="baseline"/>
              </w:rPr>
              <m:t xml:space="preserve">overall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H</m:t>
                    </m:r>
                  </m:e>
                  <m:sub>
                    <m:r>
                      <w:rPr>
                        <w:rFonts w:ascii="Aptos" w:cs="Aptos" w:eastAsia="Aptos" w:hAnsi="Aptos"/>
                        <w:b w:val="0"/>
                        <w:bCs w:val="0"/>
                        <w:i w:val="0"/>
                        <w:iCs w:val="0"/>
                        <w:smallCaps w:val="0"/>
                        <w:strike w:val="0"/>
                        <w:color w:val="000000"/>
                        <w:sz w:val="24"/>
                        <w:szCs w:val="24"/>
                        <w:u w:val="none"/>
                        <w:shd w:fill="auto" w:val="clear"/>
                        <w:vertAlign w:val="baseline"/>
                      </w:rPr>
                      <m:t xml:space="preserve">4</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VS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den>
        </m:f>
        <m:r>
          <w:rPr>
            <w:rFonts w:ascii="Aptos" w:cs="Aptos" w:eastAsia="Aptos" w:hAnsi="Aptos"/>
            <w:b w:val="0"/>
            <w:bCs w:val="0"/>
            <w:i w:val="0"/>
            <w:iCs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NmLCH4/gV</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 xml:space="preserve">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ed</m:t>
            </m:r>
          </m:e>
        </m:d>
      </m:oMath>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Comparisons with the literature reveal that the CH4 yields obtained in this experiment are lower than those reported for similar co-digestion systems. Aguiar et al. (2026) investigated the co-digestion of sugarcane vinasse and cattle manure in a semi-continuous stirred-tank reactor and reported volumetric CH4 productivities of 3981–5269 Nm LCH4/L/d for mixing ratios of 5:1 and 1:1 (v/m), respectively, at OLRs of 1.7–4.1 VS/m³/d. These values are two orders of magnitude higher than the maximum volumetric productivity of 44.6 Nm LCH4/L/d obtained in the present study. The large difference is primarily due to the much higher OLR applied by Aguiar et al. (2026) and the different substrate characteristics. Aguiar et al. (2026) also reported that the addition of GL as a supplementary organic substrate compromised system stability, which is consistent with the VFA accumulation and pH fluctuations observed in the present study during the co-digestion phase.</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Longanesi (2016) reported CH4 yields from grape pomace digestion ranging from 20.4 NLCH4/VS in batch mode to 160 NLCH4/VS in continuous mode at an OLR of 0.4 VS/L/d. The continuous-mode yield of 160 NLCH4/VS is equivalent to 160 Nm LCH4/g VS, which is higher than the overall yield of 28.96 Nm LCH4/g VS_fed obtained in this experiment. However, it should be noted that Longanesi (2016) used grape pomace as the sole substrate, whereas the present experiment used a mixture of FW and C-GL. Longanesi (2016) also reported that co-digestion of grape pomace with maize silage improved the CH4 yield by 113.5 NLCH4/VS, highlighting the benefits of co-digestion for balancing the C/N and diluting inhibitory compounds.</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lower CH4 yields obtained in this study can be attributed to several factors. First, the single-stage configuration may have limited the hydrolysis and acidogenesis of the FW, as the optimal conditions for these processes differ from those for methanogenesis. Srimachai et al. (2025) demonstrated that a two-stage system (</w:t>
      </w:r>
      <w:commentRangeStart w:id="1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CSTR-PFR or CSTR-CSTR</w:t>
      </w:r>
      <w:commentRangeEnd w:id="18"/>
      <w:r w:rsidDel="00000000" w:rsidR="00000000" w:rsidRPr="00000000">
        <w:commentReference w:id="18"/>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enhance CH4 production by separating the hydrogen producing and CH4-producing phases. Second, the C-GL impurities may have inhibited methanogenic activity. Anand &amp; Saxena (2012) reported that C-GL from biodiesel production contains impurities such as methanol, soaps, and free fatty acids that can inhibit microbial growth and fermentation. Third, the vfa/alk fluctuated from 0.3–1.2, indicating potential process instability. Ribas et al. (2007) emphasised the importance of accurate VFA and Alk measurements for timely detection of process imbalance. Fourth, the fungal contamination observed during the cleaning of the reactor may have competed with methanogens for substrate, potentially reducing CH4 production. Degueurce et al. (2020) reported that storage of FW can lead to the growth of fungi and other microorganisms that consume organic matter and produce inhibitory compounds.</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Despite the lower yields, the results demonstrate that CH4 production was maintained throughout the experimental period, confirming the technical feasibility of co-digesting FW and C-GL in a single-stage system. The specific CH4 yield during the co-digestion phase (19.71 Nm LCH4/g VS_fed) was lower than during the adaptation phase, but the volumetric productivity was higher, indicating that the reactor was able to handle increased OLRs. These findings are consistent with Gebreegziabher et al. (2025), who reported that co-digestion of C-GL with nitrogen-rich substrates such as FW can enhance biogas production by balancing the C/N and providing essential nutrients. However, the accumulation of VFAs and the decrease in pH observed during the co-digestion phase highlight the need for careful monitoring and control of the OLR. Tomczak et al. (2025) recommended that the C-GL content in the feedstock should not exceed 8</w:t>
      </w:r>
    </w:p>
    <w:bookmarkStart w:colFirst="0" w:colLast="0" w:name="sg2khirqcqu8" w:id="31"/>
    <w:bookmarkEnd w:id="31"/>
    <w:p w:rsidR="00000000" w:rsidDel="00000000" w:rsidP="00000000" w:rsidRDefault="00000000" w:rsidRPr="00000000" w14:paraId="000003C7">
      <w:pPr>
        <w:pStyle w:val="Heading1"/>
        <w:rPr/>
      </w:pPr>
      <w:r w:rsidDel="00000000" w:rsidR="00000000" w:rsidRPr="00000000">
        <w:rPr>
          <w:rtl w:val="0"/>
        </w:rPr>
        <w:t xml:space="preserve">7</w:t>
        <w:tab/>
        <w:t xml:space="preserve">Conclusion</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direct comparison of the co-digestion and C-GL only phases reveals that the co-digestion of FW and C-GL resulted in higher biogas yields and more stable operation. The pH </w:t>
      </w:r>
      <w:del w:author="Francisco Vítola" w:id="156" w:date="2026-10-02T14:09:4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was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decreas</w:t>
      </w:r>
      <w:ins w:author="Francisco Vítola" w:id="157" w:date="2026-10-02T14:09:52Z">
        <w:r w:rsidDel="00000000" w:rsidR="00000000" w:rsidRPr="00000000">
          <w:rPr>
            <w:rtl w:val="0"/>
            <w:rPrChange w:author="Francisco Vítola" w:id="158" w:date="2026-10-02T14:09:52Z">
              <w:rPr>
                <w:rFonts w:ascii="Aptos" w:cs="Aptos" w:eastAsia="Aptos" w:hAnsi="Aptos"/>
                <w:b w:val="0"/>
                <w:bCs w:val="0"/>
                <w:i w:val="0"/>
                <w:iCs w:val="0"/>
                <w:smallCaps w:val="0"/>
                <w:strike w:val="0"/>
                <w:color w:val="000000"/>
                <w:sz w:val="24"/>
                <w:szCs w:val="24"/>
                <w:u w:val="none"/>
                <w:shd w:fill="auto" w:val="clear"/>
                <w:vertAlign w:val="baseline"/>
              </w:rPr>
            </w:rPrChange>
          </w:rPr>
          <w:t xml:space="preserve">ed</w:t>
        </w:r>
      </w:ins>
      <w:del w:author="Francisco Vítola" w:id="157" w:date="2026-10-02T14:09:5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ing</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faster with the co-digestion, wh</w:t>
      </w:r>
      <w:ins w:author="Francisco Vítola" w:id="159" w:date="2026-10-02T14:10:31Z">
        <w:r w:rsidDel="00000000" w:rsidR="00000000" w:rsidRPr="00000000">
          <w:rPr>
            <w:rtl w:val="0"/>
            <w:rPrChange w:author="Francisco Vítola" w:id="160" w:date="2026-10-02T14:10:31Z">
              <w:rPr>
                <w:rFonts w:ascii="Aptos" w:cs="Aptos" w:eastAsia="Aptos" w:hAnsi="Aptos"/>
                <w:b w:val="0"/>
                <w:bCs w:val="0"/>
                <w:i w:val="0"/>
                <w:iCs w:val="0"/>
                <w:smallCaps w:val="0"/>
                <w:strike w:val="0"/>
                <w:color w:val="000000"/>
                <w:sz w:val="24"/>
                <w:szCs w:val="24"/>
                <w:u w:val="none"/>
                <w:shd w:fill="auto" w:val="clear"/>
                <w:vertAlign w:val="baseline"/>
              </w:rPr>
            </w:rPrChange>
          </w:rPr>
          <w:t xml:space="preserve">ile</w:t>
        </w:r>
      </w:ins>
      <w:del w:author="Francisco Vítola" w:id="159" w:date="2026-10-02T14:10:3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ere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C-GL only phase it </w:t>
      </w:r>
      <w:del w:author="Francisco Vítola" w:id="161" w:date="2026-10-02T14:10:4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wasn’t</w:delText>
        </w:r>
      </w:del>
      <w:ins w:author="Francisco Vítola" w:id="161" w:date="2026-10-02T14:10:45Z">
        <w:r w:rsidDel="00000000" w:rsidR="00000000" w:rsidRPr="00000000">
          <w:rPr>
            <w:rtl w:val="0"/>
            <w:rPrChange w:author="Francisco Vítola" w:id="162" w:date="2026-10-02T14:10:45Z">
              <w:rPr>
                <w:rFonts w:ascii="Aptos" w:cs="Aptos" w:eastAsia="Aptos" w:hAnsi="Aptos"/>
                <w:b w:val="0"/>
                <w:bCs w:val="0"/>
                <w:i w:val="0"/>
                <w:iCs w:val="0"/>
                <w:smallCaps w:val="0"/>
                <w:strike w:val="0"/>
                <w:color w:val="000000"/>
                <w:sz w:val="24"/>
                <w:szCs w:val="24"/>
                <w:u w:val="none"/>
                <w:shd w:fill="auto" w:val="clear"/>
                <w:vertAlign w:val="baseline"/>
              </w:rPr>
            </w:rPrChange>
          </w:rPr>
          <w:t xml:space="preserve">did not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decreas</w:t>
      </w:r>
      <w:ins w:author="Francisco Vítola" w:id="163" w:date="2026-10-02T14:10:53Z">
        <w:r w:rsidDel="00000000" w:rsidR="00000000" w:rsidRPr="00000000">
          <w:rPr>
            <w:rtl w:val="0"/>
            <w:rPrChange w:author="Francisco Vítola" w:id="164" w:date="2026-10-02T14:10:53Z">
              <w:rPr>
                <w:rFonts w:ascii="Aptos" w:cs="Aptos" w:eastAsia="Aptos" w:hAnsi="Aptos"/>
                <w:b w:val="0"/>
                <w:bCs w:val="0"/>
                <w:i w:val="0"/>
                <w:iCs w:val="0"/>
                <w:smallCaps w:val="0"/>
                <w:strike w:val="0"/>
                <w:color w:val="000000"/>
                <w:sz w:val="24"/>
                <w:szCs w:val="24"/>
                <w:u w:val="none"/>
                <w:shd w:fill="auto" w:val="clear"/>
                <w:vertAlign w:val="baseline"/>
              </w:rPr>
            </w:rPrChange>
          </w:rPr>
          <w:t xml:space="preserve">e</w:t>
        </w:r>
      </w:ins>
      <w:del w:author="Francisco Vítola" w:id="163" w:date="2026-10-02T14:10:5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ing</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fast, and </w:t>
      </w:r>
      <w:del w:author="Francisco Vítola" w:id="165" w:date="2026-10-02T14:11:1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was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 </w:t>
      </w:r>
      <w:ins w:author="Francisco Vítola" w:id="166" w:date="2026-10-02T14:11:22Z">
        <w:r w:rsidDel="00000000" w:rsidR="00000000" w:rsidRPr="00000000">
          <w:rPr>
            <w:rtl w:val="0"/>
            <w:rPrChange w:author="Francisco Vítola" w:id="167" w:date="2026-10-02T14:11:22Z">
              <w:rPr>
                <w:rFonts w:ascii="Aptos" w:cs="Aptos" w:eastAsia="Aptos" w:hAnsi="Aptos"/>
                <w:b w:val="0"/>
                <w:bCs w:val="0"/>
                <w:i w:val="0"/>
                <w:iCs w:val="0"/>
                <w:smallCaps w:val="0"/>
                <w:strike w:val="0"/>
                <w:color w:val="000000"/>
                <w:sz w:val="24"/>
                <w:szCs w:val="24"/>
                <w:u w:val="none"/>
                <w:shd w:fill="auto" w:val="clear"/>
                <w:vertAlign w:val="baseline"/>
              </w:rPr>
            </w:rPrChange>
          </w:rPr>
          <w:t xml:space="preserve">grew</w:t>
        </w:r>
      </w:ins>
      <w:del w:author="Francisco Vítola" w:id="166" w:date="2026-10-02T14:11:22Z">
        <w:r w:rsidDel="00000000" w:rsidR="00000000" w:rsidRPr="00000000">
          <w:rPr>
            <w:rtl w:val="0"/>
            <w:rPrChange w:author="Francisco Vítola" w:id="167" w:date="2026-10-02T14:11:22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growing</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the KHCO3 that was added to maintain the pH. These results support the hypothesis that C-GL, when co-digested with FW, can enhance biogas production by balancing the C/N and providing readily available carbon, whereas C-GL alone may work, but would need a different setup and a</w:t>
      </w:r>
      <w:ins w:author="Francisco Vítola" w:id="168" w:date="2026-10-02T14:11:5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justments.</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C-GL only phase, </w:t>
      </w:r>
      <w:del w:author="Francisco Vítola" w:id="169" w:date="2026-10-02T14:12:3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ca</w:delText>
        </w:r>
      </w:del>
      <w:del w:author="Francisco Vítola" w:id="170" w:date="2026-10-02T14:12:2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n’t</w:delText>
        </w:r>
      </w:del>
      <w:ins w:author="Francisco Vítola" w:id="170" w:date="2026-10-02T14:12:23Z">
        <w:r w:rsidDel="00000000" w:rsidR="00000000" w:rsidRPr="00000000">
          <w:rPr>
            <w:rtl w:val="0"/>
            <w:rPrChange w:author="Francisco Vítola" w:id="171" w:date="2026-10-02T14:12:23Z">
              <w:rPr>
                <w:rFonts w:ascii="Aptos" w:cs="Aptos" w:eastAsia="Aptos" w:hAnsi="Aptos"/>
                <w:b w:val="0"/>
                <w:bCs w:val="0"/>
                <w:i w:val="0"/>
                <w:iCs w:val="0"/>
                <w:smallCaps w:val="0"/>
                <w:strike w:val="0"/>
                <w:color w:val="000000"/>
                <w:sz w:val="24"/>
                <w:szCs w:val="24"/>
                <w:u w:val="none"/>
                <w:shd w:fill="auto" w:val="clear"/>
                <w:vertAlign w:val="baseline"/>
              </w:rPr>
            </w:rPrChange>
          </w:rPr>
          <w:t xml:space="preserve">should not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 </w:t>
      </w:r>
      <w:del w:author="Francisco Vítola" w:id="172" w:date="2026-10-02T14:13:0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said to be</w:delText>
        </w:r>
      </w:del>
      <w:ins w:author="Francisco Vítola" w:id="172" w:date="2026-10-02T14:13:01Z">
        <w:r w:rsidDel="00000000" w:rsidR="00000000" w:rsidRPr="00000000">
          <w:rPr>
            <w:rtl w:val="0"/>
            <w:rPrChange w:author="Francisco Vítola" w:id="173" w:date="2026-10-02T14:13:01Z">
              <w:rPr>
                <w:rFonts w:ascii="Aptos" w:cs="Aptos" w:eastAsia="Aptos" w:hAnsi="Aptos"/>
                <w:b w:val="0"/>
                <w:bCs w:val="0"/>
                <w:i w:val="0"/>
                <w:iCs w:val="0"/>
                <w:smallCaps w:val="0"/>
                <w:strike w:val="0"/>
                <w:color w:val="000000"/>
                <w:sz w:val="24"/>
                <w:szCs w:val="24"/>
                <w:u w:val="none"/>
                <w:shd w:fill="auto" w:val="clear"/>
                <w:vertAlign w:val="baseline"/>
              </w:rPr>
            </w:rPrChange>
          </w:rPr>
          <w:t xml:space="preserve">considered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strictly worse than the co-digestion of FW and C-GL, since both phases were </w:t>
      </w:r>
      <w:ins w:author="Francisco Vítola" w:id="174" w:date="2026-10-02T14:13:21Z">
        <w:r w:rsidDel="00000000" w:rsidR="00000000" w:rsidRPr="00000000">
          <w:rPr>
            <w:rtl w:val="0"/>
            <w:rPrChange w:author="Francisco Vítola" w:id="175" w:date="2026-10-02T14:13:21Z">
              <w:rPr>
                <w:rFonts w:ascii="Aptos" w:cs="Aptos" w:eastAsia="Aptos" w:hAnsi="Aptos"/>
                <w:b w:val="0"/>
                <w:bCs w:val="0"/>
                <w:i w:val="0"/>
                <w:iCs w:val="0"/>
                <w:smallCaps w:val="0"/>
                <w:strike w:val="0"/>
                <w:color w:val="000000"/>
                <w:sz w:val="24"/>
                <w:szCs w:val="24"/>
                <w:u w:val="none"/>
                <w:shd w:fill="auto" w:val="clear"/>
                <w:vertAlign w:val="baseline"/>
              </w:rPr>
            </w:rPrChange>
          </w:rPr>
          <w:t xml:space="preserve">performed</w:t>
        </w:r>
      </w:ins>
      <w:del w:author="Francisco Vítola" w:id="174" w:date="2026-10-02T14:13:2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done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sequence</w:t>
      </w:r>
      <w:ins w:author="Francisco Vítola" w:id="176" w:date="2026-10-02T14:13:37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same reactor, </w:t>
      </w:r>
      <w:ins w:author="Francisco Vítola" w:id="177" w:date="2026-10-02T14:13:4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could have given the C-GL </w:t>
      </w:r>
      <w:ins w:author="Francisco Vítola" w:id="178" w:date="2026-10-02T14:13:51Z">
        <w:r w:rsidDel="00000000" w:rsidR="00000000" w:rsidRPr="00000000">
          <w:rPr>
            <w:rtl w:val="0"/>
            <w:rPrChange w:author="Francisco Vítola" w:id="179" w:date="2026-10-02T14:13:51Z">
              <w:rPr>
                <w:rFonts w:ascii="Aptos" w:cs="Aptos" w:eastAsia="Aptos" w:hAnsi="Aptos"/>
                <w:b w:val="0"/>
                <w:bCs w:val="0"/>
                <w:i w:val="0"/>
                <w:iCs w:val="0"/>
                <w:smallCaps w:val="0"/>
                <w:strike w:val="0"/>
                <w:color w:val="000000"/>
                <w:sz w:val="24"/>
                <w:szCs w:val="24"/>
                <w:u w:val="none"/>
                <w:shd w:fill="auto" w:val="clear"/>
                <w:vertAlign w:val="baseline"/>
              </w:rPr>
            </w:rPrChange>
          </w:rPr>
          <w:t xml:space="preserve">phase</w:t>
        </w:r>
      </w:ins>
      <w:del w:author="Francisco Vítola" w:id="178" w:date="2026-10-02T14:13:51Z">
        <w:r w:rsidDel="00000000" w:rsidR="00000000" w:rsidRPr="00000000">
          <w:rPr>
            <w:rtl w:val="0"/>
            <w:rPrChange w:author="Francisco Vítola" w:id="179" w:date="2026-10-02T14:13:51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pahse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author="Francisco Vítola" w:id="180" w:date="2026-10-02T14:14:02Z">
        <w:r w:rsidDel="00000000" w:rsidR="00000000" w:rsidRPr="00000000">
          <w:rPr>
            <w:rtl w:val="0"/>
            <w:rPrChange w:author="Francisco Vítola" w:id="181" w:date="2026-10-02T14:14:02Z">
              <w:rPr>
                <w:rFonts w:ascii="Aptos" w:cs="Aptos" w:eastAsia="Aptos" w:hAnsi="Aptos"/>
                <w:b w:val="0"/>
                <w:bCs w:val="0"/>
                <w:i w:val="0"/>
                <w:iCs w:val="0"/>
                <w:smallCaps w:val="0"/>
                <w:strike w:val="0"/>
                <w:color w:val="000000"/>
                <w:sz w:val="24"/>
                <w:szCs w:val="24"/>
                <w:u w:val="none"/>
                <w:shd w:fill="auto" w:val="clear"/>
                <w:vertAlign w:val="baseline"/>
              </w:rPr>
            </w:rPrChange>
          </w:rPr>
          <w:t xml:space="preserve">disadvantages</w:t>
        </w:r>
      </w:ins>
      <w:del w:author="Francisco Vítola" w:id="180" w:date="2026-10-02T14:14:02Z">
        <w:r w:rsidDel="00000000" w:rsidR="00000000" w:rsidRPr="00000000">
          <w:rPr>
            <w:rtl w:val="0"/>
            <w:rPrChange w:author="Francisco Vítola" w:id="181" w:date="2026-10-02T14:14:02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disavantages</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author="Francisco Vítola" w:id="182" w:date="2026-10-02T14:14:52Z">
        <w:r w:rsidDel="00000000" w:rsidR="00000000" w:rsidRPr="00000000">
          <w:rPr>
            <w:rtl w:val="0"/>
            <w:rPrChange w:author="Francisco Vítola" w:id="183" w:date="2026-10-02T14:14:52Z">
              <w:rPr>
                <w:rFonts w:ascii="Aptos" w:cs="Aptos" w:eastAsia="Aptos" w:hAnsi="Aptos"/>
                <w:b w:val="0"/>
                <w:bCs w:val="0"/>
                <w:i w:val="0"/>
                <w:iCs w:val="0"/>
                <w:smallCaps w:val="0"/>
                <w:strike w:val="0"/>
                <w:color w:val="000000"/>
                <w:sz w:val="24"/>
                <w:szCs w:val="24"/>
                <w:u w:val="none"/>
                <w:shd w:fill="auto" w:val="clear"/>
                <w:vertAlign w:val="baseline"/>
              </w:rPr>
            </w:rPrChange>
          </w:rPr>
          <w:t xml:space="preserve">i</w:t>
        </w:r>
      </w:ins>
      <w:del w:author="Francisco Vítola" w:id="182" w:date="2026-10-02T14:14:5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o</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 a contaminated</w:t>
      </w:r>
      <w:ins w:author="Francisco Vítola" w:id="184" w:date="2026-10-02T14:14:25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exhausted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author="Francisco Vítola" w:id="185" w:date="2026-10-02T14:14:16Z">
        <w:r w:rsidDel="00000000" w:rsidR="00000000" w:rsidRPr="00000000">
          <w:rPr>
            <w:rtl w:val="0"/>
            <w:rPrChange w:author="Francisco Vítola" w:id="186" w:date="2026-10-02T14:14:16Z">
              <w:rPr>
                <w:rFonts w:ascii="Aptos" w:cs="Aptos" w:eastAsia="Aptos" w:hAnsi="Aptos"/>
                <w:b w:val="0"/>
                <w:bCs w:val="0"/>
                <w:i w:val="0"/>
                <w:iCs w:val="0"/>
                <w:smallCaps w:val="0"/>
                <w:strike w:val="0"/>
                <w:color w:val="000000"/>
                <w:sz w:val="24"/>
                <w:szCs w:val="24"/>
                <w:u w:val="none"/>
                <w:shd w:fill="auto" w:val="clear"/>
                <w:vertAlign w:val="baseline"/>
              </w:rPr>
            </w:rPrChange>
          </w:rPr>
          <w:t xml:space="preserve">environment</w:t>
        </w:r>
      </w:ins>
      <w:del w:author="Francisco Vítola" w:id="185" w:date="2026-10-02T14:14:16Z">
        <w:r w:rsidDel="00000000" w:rsidR="00000000" w:rsidRPr="00000000">
          <w:rPr>
            <w:rtl w:val="0"/>
            <w:rPrChange w:author="Francisco Vítola" w:id="186" w:date="2026-10-02T14:14:16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enviroment</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C-GL, with some P-GL to make the necessary </w:t>
      </w:r>
      <w:ins w:author="Francisco Vítola" w:id="187" w:date="2026-10-02T14:15:05Z">
        <w:r w:rsidDel="00000000" w:rsidR="00000000" w:rsidRPr="00000000">
          <w:rPr>
            <w:rtl w:val="0"/>
            <w:rPrChange w:author="Francisco Vítola" w:id="188" w:date="2026-10-02T14:15:05Z">
              <w:rPr>
                <w:rFonts w:ascii="Aptos" w:cs="Aptos" w:eastAsia="Aptos" w:hAnsi="Aptos"/>
                <w:b w:val="0"/>
                <w:bCs w:val="0"/>
                <w:i w:val="0"/>
                <w:iCs w:val="0"/>
                <w:smallCaps w:val="0"/>
                <w:strike w:val="0"/>
                <w:color w:val="000000"/>
                <w:sz w:val="24"/>
                <w:szCs w:val="24"/>
                <w:u w:val="none"/>
                <w:shd w:fill="auto" w:val="clear"/>
                <w:vertAlign w:val="baseline"/>
              </w:rPr>
            </w:rPrChange>
          </w:rPr>
          <w:t xml:space="preserve">adjustment</w:t>
        </w:r>
      </w:ins>
      <w:del w:author="Francisco Vítola" w:id="187" w:date="2026-10-02T14:15:05Z">
        <w:r w:rsidDel="00000000" w:rsidR="00000000" w:rsidRPr="00000000">
          <w:rPr>
            <w:rtl w:val="0"/>
            <w:rPrChange w:author="Francisco Vítola" w:id="188" w:date="2026-10-02T14:15:05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ajustment</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balance the C/N, could be a viable solution for the C-GL problem. </w:t>
      </w:r>
      <w:ins w:author="Francisco Vítola" w:id="189" w:date="2026-10-02T14:15:17Z">
        <w:r w:rsidDel="00000000" w:rsidR="00000000" w:rsidRPr="00000000">
          <w:rPr>
            <w:rtl w:val="0"/>
            <w:rPrChange w:author="Francisco Vítola" w:id="190" w:date="2026-10-02T14:15:17Z">
              <w:rPr>
                <w:rFonts w:ascii="Aptos" w:cs="Aptos" w:eastAsia="Aptos" w:hAnsi="Aptos"/>
                <w:b w:val="0"/>
                <w:bCs w:val="0"/>
                <w:i w:val="0"/>
                <w:iCs w:val="0"/>
                <w:smallCaps w:val="0"/>
                <w:strike w:val="0"/>
                <w:color w:val="000000"/>
                <w:sz w:val="24"/>
                <w:szCs w:val="24"/>
                <w:u w:val="none"/>
                <w:shd w:fill="auto" w:val="clear"/>
                <w:vertAlign w:val="baseline"/>
              </w:rPr>
            </w:rPrChange>
          </w:rPr>
          <w:t xml:space="preserve">Its</w:t>
        </w:r>
      </w:ins>
      <w:del w:author="Francisco Vítola" w:id="189" w:date="2026-10-02T14:15:17Z">
        <w:r w:rsidDel="00000000" w:rsidR="00000000" w:rsidRPr="00000000">
          <w:rPr>
            <w:rtl w:val="0"/>
            <w:rPrChange w:author="Francisco Vítola" w:id="190" w:date="2026-10-02T14:15:17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It’s</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major </w:t>
      </w:r>
      <w:ins w:author="Francisco Vítola" w:id="191" w:date="2026-10-02T14:15:22Z">
        <w:r w:rsidDel="00000000" w:rsidR="00000000" w:rsidRPr="00000000">
          <w:rPr>
            <w:rtl w:val="0"/>
            <w:rPrChange w:author="Francisco Vítola" w:id="192" w:date="2026-10-02T14:15:22Z">
              <w:rPr>
                <w:rFonts w:ascii="Aptos" w:cs="Aptos" w:eastAsia="Aptos" w:hAnsi="Aptos"/>
                <w:b w:val="0"/>
                <w:bCs w:val="0"/>
                <w:i w:val="0"/>
                <w:iCs w:val="0"/>
                <w:smallCaps w:val="0"/>
                <w:strike w:val="0"/>
                <w:color w:val="000000"/>
                <w:sz w:val="24"/>
                <w:szCs w:val="24"/>
                <w:u w:val="none"/>
                <w:shd w:fill="auto" w:val="clear"/>
                <w:vertAlign w:val="baseline"/>
              </w:rPr>
            </w:rPrChange>
          </w:rPr>
          <w:t xml:space="preserve">problem is</w:t>
        </w:r>
      </w:ins>
      <w:del w:author="Francisco Vítola" w:id="191" w:date="2026-10-02T14:15:22Z">
        <w:r w:rsidDel="00000000" w:rsidR="00000000" w:rsidRPr="00000000">
          <w:rPr>
            <w:rtl w:val="0"/>
            <w:rPrChange w:author="Francisco Vítola" w:id="192" w:date="2026-10-02T14:15:22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problem, is</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C-GL contains a lot of </w:t>
      </w:r>
      <w:ins w:author="Francisco Vítola" w:id="193" w:date="2026-10-02T14:15:28Z">
        <w:r w:rsidDel="00000000" w:rsidR="00000000" w:rsidRPr="00000000">
          <w:rPr>
            <w:rtl w:val="0"/>
            <w:rPrChange w:author="Francisco Vítola" w:id="194" w:date="2026-10-02T14:15:28Z">
              <w:rPr>
                <w:rFonts w:ascii="Aptos" w:cs="Aptos" w:eastAsia="Aptos" w:hAnsi="Aptos"/>
                <w:b w:val="0"/>
                <w:bCs w:val="0"/>
                <w:i w:val="0"/>
                <w:iCs w:val="0"/>
                <w:smallCaps w:val="0"/>
                <w:strike w:val="0"/>
                <w:color w:val="000000"/>
                <w:sz w:val="24"/>
                <w:szCs w:val="24"/>
                <w:u w:val="none"/>
                <w:shd w:fill="auto" w:val="clear"/>
                <w:vertAlign w:val="baseline"/>
              </w:rPr>
            </w:rPrChange>
          </w:rPr>
          <w:t xml:space="preserve">impurities</w:t>
        </w:r>
      </w:ins>
      <w:del w:author="Francisco Vítola" w:id="193" w:date="2026-10-02T14:15:28Z">
        <w:r w:rsidDel="00000000" w:rsidR="00000000" w:rsidRPr="00000000">
          <w:rPr>
            <w:rtl w:val="0"/>
            <w:rPrChange w:author="Francisco Vítola" w:id="194" w:date="2026-10-02T14:15:28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inpurities</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can affect the anaerobic digestion, and for a system that can reliably consume it, it will need a better control of </w:t>
      </w:r>
      <w:ins w:author="Francisco Vítola" w:id="195" w:date="2026-10-02T14:15:37Z">
        <w:r w:rsidDel="00000000" w:rsidR="00000000" w:rsidRPr="00000000">
          <w:rPr>
            <w:rtl w:val="0"/>
            <w:rPrChange w:author="Francisco Vítola" w:id="196" w:date="2026-10-02T14:15:37Z">
              <w:rPr>
                <w:rFonts w:ascii="Aptos" w:cs="Aptos" w:eastAsia="Aptos" w:hAnsi="Aptos"/>
                <w:b w:val="0"/>
                <w:bCs w:val="0"/>
                <w:i w:val="0"/>
                <w:iCs w:val="0"/>
                <w:smallCaps w:val="0"/>
                <w:strike w:val="0"/>
                <w:color w:val="000000"/>
                <w:sz w:val="24"/>
                <w:szCs w:val="24"/>
                <w:u w:val="none"/>
                <w:shd w:fill="auto" w:val="clear"/>
                <w:vertAlign w:val="baseline"/>
              </w:rPr>
            </w:rPrChange>
          </w:rPr>
          <w:t xml:space="preserve">its</w:t>
        </w:r>
      </w:ins>
      <w:del w:author="Francisco Vítola" w:id="195" w:date="2026-10-02T14:15:37Z">
        <w:r w:rsidDel="00000000" w:rsidR="00000000" w:rsidRPr="00000000">
          <w:rPr>
            <w:rtl w:val="0"/>
            <w:rPrChange w:author="Francisco Vítola" w:id="196" w:date="2026-10-02T14:15:37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it’s</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substrate.</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During the whole process, the biggest production of CH4 was when vfa/alk was with a </w:t>
      </w:r>
      <w:commentRangeStart w:id="1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 of</w:t>
      </w:r>
      <w:commentRangeEnd w:id="19"/>
      <w:r w:rsidDel="00000000" w:rsidR="00000000" w:rsidRPr="00000000">
        <w:commentReference w:id="19"/>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during the C-GL only phase, even with not </w:t>
      </w:r>
      <w:ins w:author="Francisco Vítola" w:id="197" w:date="2026-10-02T14:16:14Z">
        <w:r w:rsidDel="00000000" w:rsidR="00000000" w:rsidRPr="00000000">
          <w:rPr>
            <w:rtl w:val="0"/>
            <w:rPrChange w:author="Francisco Vítola" w:id="198" w:date="2026-10-02T14:16:14Z">
              <w:rPr>
                <w:rFonts w:ascii="Aptos" w:cs="Aptos" w:eastAsia="Aptos" w:hAnsi="Aptos"/>
                <w:b w:val="0"/>
                <w:bCs w:val="0"/>
                <w:i w:val="0"/>
                <w:iCs w:val="0"/>
                <w:smallCaps w:val="0"/>
                <w:strike w:val="0"/>
                <w:color w:val="000000"/>
                <w:sz w:val="24"/>
                <w:szCs w:val="24"/>
                <w:u w:val="none"/>
                <w:shd w:fill="auto" w:val="clear"/>
                <w:vertAlign w:val="baseline"/>
              </w:rPr>
            </w:rPrChange>
          </w:rPr>
          <w:t xml:space="preserve">optimal</w:t>
        </w:r>
      </w:ins>
      <w:del w:author="Francisco Vítola" w:id="197" w:date="2026-10-02T14:16:14Z">
        <w:r w:rsidDel="00000000" w:rsidR="00000000" w:rsidRPr="00000000">
          <w:rPr>
            <w:rtl w:val="0"/>
            <w:rPrChange w:author="Francisco Vítola" w:id="198" w:date="2026-10-02T14:16:14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optmal</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author="Francisco Vítola" w:id="199" w:date="2026-10-02T14:16:17Z">
        <w:r w:rsidDel="00000000" w:rsidR="00000000" w:rsidRPr="00000000">
          <w:rPr>
            <w:rtl w:val="0"/>
            <w:rPrChange w:author="Francisco Vítola" w:id="200" w:date="2026-10-02T14:16:17Z">
              <w:rPr>
                <w:rFonts w:ascii="Aptos" w:cs="Aptos" w:eastAsia="Aptos" w:hAnsi="Aptos"/>
                <w:b w:val="0"/>
                <w:bCs w:val="0"/>
                <w:i w:val="0"/>
                <w:iCs w:val="0"/>
                <w:smallCaps w:val="0"/>
                <w:strike w:val="0"/>
                <w:color w:val="000000"/>
                <w:sz w:val="24"/>
                <w:szCs w:val="24"/>
                <w:u w:val="none"/>
                <w:shd w:fill="auto" w:val="clear"/>
                <w:vertAlign w:val="baseline"/>
              </w:rPr>
            </w:rPrChange>
          </w:rPr>
          <w:t xml:space="preserve">values</w:t>
        </w:r>
      </w:ins>
      <w:del w:author="Francisco Vítola" w:id="199" w:date="2026-10-02T14:16:17Z">
        <w:r w:rsidDel="00000000" w:rsidR="00000000" w:rsidRPr="00000000">
          <w:rPr>
            <w:rtl w:val="0"/>
            <w:rPrChange w:author="Francisco Vítola" w:id="200" w:date="2026-10-02T14:16:17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valuos</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pH and vfa/alk, it was able to maintain a </w:t>
      </w:r>
      <w:ins w:author="Francisco Vítola" w:id="201" w:date="2026-10-02T14:16:21Z">
        <w:r w:rsidDel="00000000" w:rsidR="00000000" w:rsidRPr="00000000">
          <w:rPr>
            <w:rtl w:val="0"/>
            <w:rPrChange w:author="Francisco Vítola" w:id="202" w:date="2026-10-02T14:16:21Z">
              <w:rPr>
                <w:rFonts w:ascii="Aptos" w:cs="Aptos" w:eastAsia="Aptos" w:hAnsi="Aptos"/>
                <w:b w:val="0"/>
                <w:bCs w:val="0"/>
                <w:i w:val="0"/>
                <w:iCs w:val="0"/>
                <w:smallCaps w:val="0"/>
                <w:strike w:val="0"/>
                <w:color w:val="000000"/>
                <w:sz w:val="24"/>
                <w:szCs w:val="24"/>
                <w:u w:val="none"/>
                <w:shd w:fill="auto" w:val="clear"/>
                <w:vertAlign w:val="baseline"/>
              </w:rPr>
            </w:rPrChange>
          </w:rPr>
          <w:t xml:space="preserve">reasonable</w:t>
        </w:r>
      </w:ins>
      <w:del w:author="Francisco Vítola" w:id="201" w:date="2026-10-02T14:16:21Z">
        <w:r w:rsidDel="00000000" w:rsidR="00000000" w:rsidRPr="00000000">
          <w:rPr>
            <w:rtl w:val="0"/>
            <w:rPrChange w:author="Francisco Vítola" w:id="202" w:date="2026-10-02T14:16:21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resonable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amount of production of CH4, showing that it can be a suitable substrate for AD.</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CH4 yield obtained (28.96 Nm LCH4/g VS_fed) is lower than values reported in the literature for similar co-digestion systems. The highest volumetric productivity (0.0446 L/L_r/d) was observed during the co-digestion phase, while the highest specific yield (45.64 Nm LCH4/g VS_fed) occurred during the adaptation phase. This shows </w:t>
      </w:r>
      <w:ins w:author="Francisco Vítola" w:id="203" w:date="2026-10-02T14:16:41Z">
        <w:r w:rsidDel="00000000" w:rsidR="00000000" w:rsidRPr="00000000">
          <w:rPr>
            <w:rtl w:val="0"/>
            <w:rPrChange w:author="Francisco Vítola" w:id="204" w:date="2026-10-02T14:16:41Z">
              <w:rPr>
                <w:rFonts w:ascii="Aptos" w:cs="Aptos" w:eastAsia="Aptos" w:hAnsi="Aptos"/>
                <w:b w:val="0"/>
                <w:bCs w:val="0"/>
                <w:i w:val="0"/>
                <w:iCs w:val="0"/>
                <w:smallCaps w:val="0"/>
                <w:strike w:val="0"/>
                <w:color w:val="000000"/>
                <w:sz w:val="24"/>
                <w:szCs w:val="24"/>
                <w:u w:val="none"/>
                <w:shd w:fill="auto" w:val="clear"/>
                <w:vertAlign w:val="baseline"/>
              </w:rPr>
            </w:rPrChange>
          </w:rPr>
          <w:t xml:space="preserve">the</w:t>
        </w:r>
      </w:ins>
      <w:del w:author="Francisco Vítola" w:id="203" w:date="2026-10-02T14:16:41Z">
        <w:r w:rsidDel="00000000" w:rsidR="00000000" w:rsidRPr="00000000">
          <w:rPr>
            <w:rtl w:val="0"/>
            <w:rPrChange w:author="Francisco Vítola" w:id="204" w:date="2026-10-02T14:16:41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how</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importance of controlling the OLR, vfa/alk and the amount of C-GL used to enhance the CH4 production.</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Future studies could involve on how to </w:t>
      </w:r>
      <w:ins w:author="Francisco Vítola" w:id="205" w:date="2026-10-02T14:17:31Z">
        <w:r w:rsidDel="00000000" w:rsidR="00000000" w:rsidRPr="00000000">
          <w:rPr>
            <w:rtl w:val="0"/>
            <w:rPrChange w:author="Francisco Vítola" w:id="206" w:date="2026-10-02T14:17:31Z">
              <w:rPr>
                <w:rFonts w:ascii="Aptos" w:cs="Aptos" w:eastAsia="Aptos" w:hAnsi="Aptos"/>
                <w:b w:val="0"/>
                <w:bCs w:val="0"/>
                <w:i w:val="0"/>
                <w:iCs w:val="0"/>
                <w:smallCaps w:val="0"/>
                <w:strike w:val="0"/>
                <w:color w:val="000000"/>
                <w:sz w:val="24"/>
                <w:szCs w:val="24"/>
                <w:u w:val="none"/>
                <w:shd w:fill="auto" w:val="clear"/>
                <w:vertAlign w:val="baseline"/>
              </w:rPr>
            </w:rPrChange>
          </w:rPr>
          <w:t xml:space="preserve">better use</w:t>
        </w:r>
      </w:ins>
      <w:del w:author="Francisco Vítola" w:id="205" w:date="2026-10-02T14:17:31Z">
        <w:r w:rsidDel="00000000" w:rsidR="00000000" w:rsidRPr="00000000">
          <w:rPr>
            <w:rtl w:val="0"/>
            <w:rPrChange w:author="Francisco Vítola" w:id="206" w:date="2026-10-02T14:17:31Z">
              <w:rPr>
                <w:rFonts w:ascii="Aptos" w:cs="Aptos" w:eastAsia="Aptos" w:hAnsi="Aptos"/>
                <w:b w:val="0"/>
                <w:bCs w:val="0"/>
                <w:i w:val="0"/>
                <w:iCs w:val="0"/>
                <w:smallCaps w:val="0"/>
                <w:strike w:val="0"/>
                <w:color w:val="000000"/>
                <w:sz w:val="24"/>
                <w:szCs w:val="24"/>
                <w:u w:val="none"/>
                <w:shd w:fill="auto" w:val="clear"/>
                <w:vertAlign w:val="baseline"/>
              </w:rPr>
            </w:rPrChange>
          </w:rPr>
          <w:delText xml:space="preserve">use better</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C-GL as a feed, to </w:t>
      </w:r>
      <w:del w:author="Francisco Vítola" w:id="207" w:date="2026-10-02T14:18:13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try subside</w:delText>
        </w:r>
      </w:del>
      <w:ins w:author="Francisco Vítola" w:id="207" w:date="2026-10-02T14:18:13Z">
        <w:r w:rsidDel="00000000" w:rsidR="00000000" w:rsidRPr="00000000">
          <w:rPr>
            <w:rtl w:val="0"/>
            <w:rPrChange w:author="Francisco Vítola" w:id="208" w:date="2026-10-02T14:18:13Z">
              <w:rPr>
                <w:rFonts w:ascii="Aptos" w:cs="Aptos" w:eastAsia="Aptos" w:hAnsi="Aptos"/>
                <w:b w:val="0"/>
                <w:bCs w:val="0"/>
                <w:i w:val="0"/>
                <w:iCs w:val="0"/>
                <w:smallCaps w:val="0"/>
                <w:strike w:val="0"/>
                <w:color w:val="000000"/>
                <w:sz w:val="24"/>
                <w:szCs w:val="24"/>
                <w:u w:val="none"/>
                <w:shd w:fill="auto" w:val="clear"/>
                <w:vertAlign w:val="baseline"/>
              </w:rPr>
            </w:rPrChange>
          </w:rPr>
          <w:t xml:space="preserve">mitigate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w:t>
      </w:r>
      <w:del w:author="Francisco Vítola" w:id="209" w:date="2026-10-02T14:18:2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downside</w:t>
      </w:r>
      <w:ins w:author="Francisco Vítola" w:id="210" w:date="2026-10-02T14:18:28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Francisco Vítola" w:id="211" w:date="2026-10-02T14:18:32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of it’s</w:delText>
        </w:r>
      </w:del>
      <w:ins w:author="Francisco Vítola" w:id="211" w:date="2026-10-02T14:18:32Z">
        <w:r w:rsidDel="00000000" w:rsidR="00000000" w:rsidRPr="00000000">
          <w:rPr>
            <w:rtl w:val="0"/>
            <w:rPrChange w:author="Francisco Vítola" w:id="212" w:date="2026-10-02T14:18:32Z">
              <w:rPr>
                <w:rFonts w:ascii="Aptos" w:cs="Aptos" w:eastAsia="Aptos" w:hAnsi="Aptos"/>
                <w:b w:val="0"/>
                <w:bCs w:val="0"/>
                <w:i w:val="0"/>
                <w:iCs w:val="0"/>
                <w:smallCaps w:val="0"/>
                <w:strike w:val="0"/>
                <w:color w:val="000000"/>
                <w:sz w:val="24"/>
                <w:szCs w:val="24"/>
                <w:u w:val="none"/>
                <w:shd w:fill="auto" w:val="clear"/>
                <w:vertAlign w:val="baseline"/>
              </w:rPr>
            </w:rPrChange>
          </w:rPr>
          <w:t xml:space="preserve">related to</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impurities and need for an extra carbon rich substrate to balance the feed.</w:t>
      </w:r>
    </w:p>
    <w:bookmarkStart w:colFirst="0" w:colLast="0" w:name="5u6gduars034" w:id="32"/>
    <w:bookmarkEnd w:id="32"/>
    <w:bookmarkStart w:colFirst="0" w:colLast="0" w:name="w73hakgx59tx" w:id="33"/>
    <w:bookmarkEnd w:id="33"/>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Aguiar, A. B., Rodriguez, R., Fuess, L. T., Holm-Nielsen, J. B., &amp; Moraes, B. (2026).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Biogas production from the anaerobic co-digestion of agro-industrial wastes: Operation of a s-CSTR reactor under simulated sugarcane season and off-season conditions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SSRN.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https://doi.org/10.2139/ssrn.6315202</w:t>
        </w:r>
      </w:hyperlink>
      <w:r w:rsidDel="00000000" w:rsidR="00000000" w:rsidRPr="00000000">
        <w:rPr>
          <w:rtl w:val="0"/>
        </w:rPr>
      </w:r>
    </w:p>
    <w:bookmarkStart w:colFirst="0" w:colLast="0" w:name="pnccex3wt3yw" w:id="34"/>
    <w:bookmarkEnd w:id="34"/>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Albizzati, P. F., Tonini, D., &amp; Astrup, T. F. (2021). A quantitative sustainability assessment of food waste management in the European Union.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Environmental Science &amp; Technology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55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16099–16110. </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https://doi.org/10.1021/acs.est.1c03940</w:t>
        </w:r>
      </w:hyperlink>
      <w:r w:rsidDel="00000000" w:rsidR="00000000" w:rsidRPr="00000000">
        <w:rPr>
          <w:rtl w:val="0"/>
        </w:rPr>
      </w:r>
    </w:p>
    <w:bookmarkStart w:colFirst="0" w:colLast="0" w:name="9sjz5huakqa8" w:id="35"/>
    <w:bookmarkEnd w:id="35"/>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Anand, P., &amp; Saxena, R. K. (2012). A comparative study of solvent-assisted pretreatment of biodiesel derived crude glycerol on growth and 1,3-propanediol production from Citrobacter freundii.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New Biotechnology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199–205. </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https://doi.org/10.1016/j.nbt.2011.05.010</w:t>
        </w:r>
      </w:hyperlink>
      <w:r w:rsidDel="00000000" w:rsidR="00000000" w:rsidRPr="00000000">
        <w:rPr>
          <w:rtl w:val="0"/>
        </w:rPr>
      </w:r>
    </w:p>
    <w:bookmarkStart w:colFirst="0" w:colLast="0" w:name="8y1syyi5gj3h" w:id="36"/>
    <w:bookmarkEnd w:id="36"/>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Attarbachi, T., Kingsley, M. D., &amp; Spallina, V. (2023). New trends on crude glycerol purification: A review.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Fuel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340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127485. </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https://doi.org/10.1016/j.fuel.2023.127485</w:t>
        </w:r>
      </w:hyperlink>
      <w:r w:rsidDel="00000000" w:rsidR="00000000" w:rsidRPr="00000000">
        <w:rPr>
          <w:rtl w:val="0"/>
        </w:rPr>
      </w:r>
    </w:p>
    <w:bookmarkStart w:colFirst="0" w:colLast="0" w:name="dcthg5kji4d6" w:id="37"/>
    <w:bookmarkEnd w:id="37"/>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Choorit, P., Wanna AND Wisarnwan. (2007). Effect of temperature on the anaerobic digestion of palm oil mill effluent.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Electronic Journal of Biotechnology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376–385. </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https://doi.org/10.2225/vol10-issue3-fulltext-7</w:t>
        </w:r>
      </w:hyperlink>
      <w:r w:rsidDel="00000000" w:rsidR="00000000" w:rsidRPr="00000000">
        <w:rPr>
          <w:rtl w:val="0"/>
        </w:rPr>
      </w:r>
    </w:p>
    <w:bookmarkStart w:colFirst="0" w:colLast="0" w:name="upx03ozii290" w:id="38"/>
    <w:bookmarkEnd w:id="38"/>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Degueurce, A., Picard, S., Peu, P., &amp; Trémier, A. (2020). Storage of food waste: Variations of physical–chemical characteristics and consequences on biomethane potential.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Waste and Biomass Valorization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2441–2454. </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https://doi.org/10.1007/s12649-018-00570-0</w:t>
        </w:r>
      </w:hyperlink>
      <w:r w:rsidDel="00000000" w:rsidR="00000000" w:rsidRPr="00000000">
        <w:rPr>
          <w:rtl w:val="0"/>
        </w:rPr>
      </w:r>
    </w:p>
    <w:bookmarkStart w:colFirst="0" w:colLast="0" w:name="mvbhg7o3t285" w:id="39"/>
    <w:bookmarkEnd w:id="39"/>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Garlapati, V. K., Shankar, U., &amp; Budhiraja, A. (2016). Bioconversion technologies of crude glycerol to value added industrial products.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Biotechnology Reports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9–14. </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https://doi.org/10.1016/j.btre.2015.11.002</w:t>
        </w:r>
      </w:hyperlink>
      <w:r w:rsidDel="00000000" w:rsidR="00000000" w:rsidRPr="00000000">
        <w:rPr>
          <w:rtl w:val="0"/>
        </w:rPr>
      </w:r>
    </w:p>
    <w:bookmarkStart w:colFirst="0" w:colLast="0" w:name="ri73hcmwub0n" w:id="40"/>
    <w:bookmarkEnd w:id="40"/>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Gebreegziabher, B. W., Dubale, A. A., Adaramola, M. S., &amp; Morken, J. (2025). Advancing anaerobic digestion of biodiesel byproducts: A comprehensive review.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BioEnergy Research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15. </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https://doi.org/10.1007/s12155-025-10820-4</w:t>
        </w:r>
      </w:hyperlink>
      <w:r w:rsidDel="00000000" w:rsidR="00000000" w:rsidRPr="00000000">
        <w:rPr>
          <w:rtl w:val="0"/>
        </w:rPr>
      </w:r>
    </w:p>
    <w:bookmarkStart w:colFirst="0" w:colLast="0" w:name="1beh9o92t9wv" w:id="41"/>
    <w:bookmarkEnd w:id="41"/>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 Y., Park, S. Y., &amp; Zhu, J. (2011). Solid-state anaerobic digestion for methane production from organic waste.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Renewable and Sustainable Energy Reviews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821–826. https://doi.org/</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https://doi.org/10.1016/j.rser.2010.07.042</w:t>
        </w:r>
      </w:hyperlink>
      <w:r w:rsidDel="00000000" w:rsidR="00000000" w:rsidRPr="00000000">
        <w:rPr>
          <w:rtl w:val="0"/>
        </w:rPr>
      </w:r>
    </w:p>
    <w:bookmarkStart w:colFirst="0" w:colLast="0" w:name="qmh9k2sg6rhz" w:id="42"/>
    <w:bookmarkEnd w:id="42"/>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Lipps, W. C., Braun-Howland, E. B., &amp; Baxter, T. E. (Eds.). (2023).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Standard methods for the examination of water and wastewater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(24th ed., p. 1536). American Public Health Association, American Water Works Association,; Water Environment Federation.</w:t>
      </w:r>
    </w:p>
    <w:bookmarkStart w:colFirst="0" w:colLast="0" w:name="z4kjnp7j2u0h" w:id="43"/>
    <w:bookmarkEnd w:id="43"/>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Longanesi, L. (2016).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Bioconversion of agro-food wastes into biofuels and biobased chemicals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[PhD thesis, Alma Mater Studiorum Università di Bologna]. </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https://doi.org/10.6092/unibo/amsdottorato/7388</w:t>
        </w:r>
      </w:hyperlink>
      <w:r w:rsidDel="00000000" w:rsidR="00000000" w:rsidRPr="00000000">
        <w:rPr>
          <w:rtl w:val="0"/>
        </w:rPr>
      </w:r>
    </w:p>
    <w:bookmarkStart w:colFirst="0" w:colLast="0" w:name="bt2h1es6t63k" w:id="44"/>
    <w:bookmarkEnd w:id="44"/>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Posmanik, R., Kim, A. H., Labatut, R. A., Usack, J. G., &amp; Angenent, L. T. (2020). Granular sludge is a preferable inoculum for the biochemical methane potential assay for two complex substrates.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Bioresource Technology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309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123359. https://doi.org/</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https://doi.org/10.1016/j.biortech.2020.123359</w:t>
        </w:r>
      </w:hyperlink>
      <w:r w:rsidDel="00000000" w:rsidR="00000000" w:rsidRPr="00000000">
        <w:rPr>
          <w:rtl w:val="0"/>
        </w:rPr>
      </w:r>
    </w:p>
    <w:bookmarkStart w:colFirst="0" w:colLast="0" w:name="wfcxi1at8puj" w:id="45"/>
    <w:bookmarkEnd w:id="45"/>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Ribas, M. M. F., Moraes, E. de M., &amp; Foresti, E. (2007). Avaliação da acurácia de diversos métodos para determinação de ácidos graxos voláteis e alcalinidade a bicarbonato para monitoramento de reatores anaeróbios.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Engenharia Sanitaria e Ambiental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240–246. </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https://doi.org/10.1590/S1413-41522007000300002</w:t>
        </w:r>
      </w:hyperlink>
      <w:r w:rsidDel="00000000" w:rsidR="00000000" w:rsidRPr="00000000">
        <w:rPr>
          <w:rtl w:val="0"/>
        </w:rPr>
      </w:r>
    </w:p>
    <w:bookmarkStart w:colFirst="0" w:colLast="0" w:name="aydr1zs7o1x8" w:id="46"/>
    <w:bookmarkEnd w:id="46"/>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Scherhaufer, S., Moates, G., Hartikainen, H., Waldron, K., &amp; Obersteiner, G. (2018). Environmental impacts of food waste in Europe.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Waste Management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77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98–113. </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https://doi.org/10.1016/j.wasman.2018.04.038</w:t>
        </w:r>
      </w:hyperlink>
      <w:r w:rsidDel="00000000" w:rsidR="00000000" w:rsidRPr="00000000">
        <w:rPr>
          <w:rtl w:val="0"/>
        </w:rPr>
      </w:r>
    </w:p>
    <w:bookmarkStart w:colFirst="0" w:colLast="0" w:name="o1fzwpd02530" w:id="47"/>
    <w:bookmarkEnd w:id="47"/>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Srimachai, T., Thipmunee, M., Longsoh, Y., Manaswin, P., &amp; Rattanadilok Na Phuket, K. (2025). Optimization of hydrogen and methane co-production from co-digestion of canned seafood wastewater with glycerol waste in a two-stage continuous system: Comparing CSTR-PFR and CSTR-CSTR reactors.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ASEAN Journal of Science and Technology Reports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w:t>
      </w:r>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https://doi.org/10.55164/ajstr.v28i6.259743</w:t>
        </w:r>
      </w:hyperlink>
      <w:r w:rsidDel="00000000" w:rsidR="00000000" w:rsidRPr="00000000">
        <w:rPr>
          <w:rtl w:val="0"/>
        </w:rPr>
      </w:r>
    </w:p>
    <w:bookmarkStart w:colFirst="0" w:colLast="0" w:name="r42gqrvrv3lp" w:id="48"/>
    <w:bookmarkEnd w:id="48"/>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Tomczak, W., Żak, S., Kujawska, A., &amp; Szwast, M. (2025). The use of crude glycerol as a co-substrate for anaerobic digestion.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Molecules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 3655. </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https://doi.org/10.3390/molecules30173655</w:t>
        </w:r>
      </w:hyperlink>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isco Vítola" w:id="3" w:date="2026-10-01T22:46:51Z">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Verifique as sugestões no resumo em inglês.</w:t>
      </w:r>
    </w:p>
  </w:comment>
  <w:comment w:author="Francisco Vítola" w:id="5" w:date="2026-10-01T22:54:08Z">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também está cortado.</w:t>
      </w:r>
    </w:p>
  </w:comment>
  <w:comment w:author="Francisco Vítola" w:id="4" w:date="2026-10-01T22:51:27Z">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 frase</w:t>
      </w:r>
    </w:p>
  </w:comment>
  <w:comment w:author="Francisco Vítola" w:id="19" w:date="2026-10-02T14:16:09Z">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Francisco Vítola" w:id="13" w:date="2026-10-02T01:23:23Z">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mantenha assim. A forma C/N é clássica.</w:t>
      </w:r>
    </w:p>
  </w:comment>
  <w:comment w:author="Francisco Vítola" w:id="7" w:date="2026-10-01T23:29:52Z">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incluir citação</w:t>
      </w:r>
    </w:p>
  </w:comment>
  <w:comment w:author="Francisco Vítola" w:id="6" w:date="2026-10-01T23:14:27Z">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quebrou aqui também</w:t>
      </w:r>
    </w:p>
  </w:comment>
  <w:comment w:author="Francisco Vítola" w:id="10" w:date="2026-10-02T01:19:07Z">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vez de / use expoentes negativos para simbolizar divisão.</w:t>
      </w:r>
    </w:p>
  </w:comment>
  <w:comment w:author="Francisco Vítola" w:id="11" w:date="2026-10-02T01:22:37Z">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Verifique o texto todo para este mesmo tipo de ocorrência.</w:t>
      </w:r>
    </w:p>
  </w:comment>
  <w:comment w:author="Francisco Vítola" w:id="14" w:date="2026-10-02T01:28:05Z">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cortou aqui</w:t>
      </w:r>
    </w:p>
  </w:comment>
  <w:comment w:author="Francisco Vítola" w:id="9" w:date="2026-10-01T23:44:14Z">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equações devem ser numeradas. no latex já devem estar</w:t>
      </w:r>
    </w:p>
  </w:comment>
  <w:comment w:author="Francisco Vítola" w:id="0" w:date="2026-10-01T22:27:04Z">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Mesmo estando definidas na lista de abreviaturas, escreva por extenso cada uma das siglas, na primeira vez que aparecem no resumo e também na primeira vez que aparecem no corpo do texto. ex.: food waste (FW).</w:t>
      </w:r>
    </w:p>
  </w:comment>
  <w:comment w:author="Francisco Vítola" w:id="1" w:date="2026-10-01T22:22:47Z">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que não é obrigatório sempre usar a abreviatura, mas pode ser uma boa fazer mais uniformizado, sempre usando.</w:t>
      </w:r>
    </w:p>
  </w:comment>
  <w:comment w:author="Francisco Vítola" w:id="12" w:date="2026-10-02T01:15:45Z">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Assim, parece que começa a atuar quando chega a pH 5. Melhor colocar a precisão do instrumento: 6.0 por exemplo</w:t>
      </w:r>
    </w:p>
  </w:comment>
  <w:comment w:author="Francisco Vítola" w:id="2" w:date="2026-10-01T22:19:59Z">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Avalie se não seria melhor também expressar em termos de médias e desvios.</w:t>
      </w:r>
    </w:p>
  </w:comment>
  <w:comment w:author="Francisco Vítola" w:id="8" w:date="2026-10-01T23:36:12Z">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Teria a massa de resíduos que foi usada?</w:t>
      </w:r>
    </w:p>
  </w:comment>
  <w:comment w:author="Francisco Vítola" w:id="18" w:date="2026-10-02T14:08:42Z">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que é melhor evitar estes nomes como designação de equipamentos reais, porque são usados na literatura para designar modelos idealizados. Melhor STR - tubular reactor.</w:t>
      </w:r>
    </w:p>
  </w:comment>
  <w:comment w:author="Francisco Vítola" w:id="15" w:date="2026-10-02T13:47:29Z">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 uma atenção especial nesta seção. A estrutura geral está ficando boa, mas ainda tem uma porção de lacunas para preencher.</w:t>
      </w:r>
    </w:p>
  </w:comment>
  <w:comment w:author="Francisco Vítola" w:id="17" w:date="2026-10-02T13:46:29Z">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cortou</w:t>
      </w:r>
    </w:p>
  </w:comment>
  <w:comment w:author="Francisco Vítola" w:id="16" w:date="2026-10-02T13:43:00Z">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2225/vol10-issue3-fulltext-7" TargetMode="External"/><Relationship Id="rId22" Type="http://schemas.openxmlformats.org/officeDocument/2006/relationships/hyperlink" Target="https://doi.org/10.1016/j.btre.2015.11.002" TargetMode="External"/><Relationship Id="rId21" Type="http://schemas.openxmlformats.org/officeDocument/2006/relationships/hyperlink" Target="https://doi.org/10.1007/s12649-018-00570-0" TargetMode="External"/><Relationship Id="rId24" Type="http://schemas.openxmlformats.org/officeDocument/2006/relationships/hyperlink" Target="https://doi.org/10.1016/j.rser.2010.07.042" TargetMode="External"/><Relationship Id="rId23" Type="http://schemas.openxmlformats.org/officeDocument/2006/relationships/hyperlink" Target="https://doi.org/10.1007/s12155-025-10820-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jpg"/><Relationship Id="rId26" Type="http://schemas.openxmlformats.org/officeDocument/2006/relationships/hyperlink" Target="https://doi.org/10.1016/j.biortech.2020.123359" TargetMode="External"/><Relationship Id="rId25" Type="http://schemas.openxmlformats.org/officeDocument/2006/relationships/hyperlink" Target="https://doi.org/10.6092/unibo/amsdottorato/7388" TargetMode="External"/><Relationship Id="rId28" Type="http://schemas.openxmlformats.org/officeDocument/2006/relationships/hyperlink" Target="https://doi.org/10.1016/j.wasman.2018.04.038" TargetMode="External"/><Relationship Id="rId27" Type="http://schemas.openxmlformats.org/officeDocument/2006/relationships/hyperlink" Target="https://doi.org/10.1590/S1413-41522007000300002"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55164/ajstr.v28i6.259743" TargetMode="External"/><Relationship Id="rId7" Type="http://schemas.openxmlformats.org/officeDocument/2006/relationships/image" Target="media/image6.png"/><Relationship Id="rId8" Type="http://schemas.openxmlformats.org/officeDocument/2006/relationships/image" Target="media/image7.png"/><Relationship Id="rId30" Type="http://schemas.openxmlformats.org/officeDocument/2006/relationships/hyperlink" Target="https://doi.org/10.3390/molecules30173655" TargetMode="External"/><Relationship Id="rId11" Type="http://schemas.openxmlformats.org/officeDocument/2006/relationships/image" Target="media/image4.png"/><Relationship Id="rId10" Type="http://schemas.openxmlformats.org/officeDocument/2006/relationships/image" Target="media/image1.jpg"/><Relationship Id="rId13" Type="http://schemas.openxmlformats.org/officeDocument/2006/relationships/image" Target="media/image8.jpg"/><Relationship Id="rId12" Type="http://schemas.openxmlformats.org/officeDocument/2006/relationships/image" Target="media/image2.jpg"/><Relationship Id="rId15" Type="http://schemas.openxmlformats.org/officeDocument/2006/relationships/image" Target="media/image5.jpg"/><Relationship Id="rId14" Type="http://schemas.openxmlformats.org/officeDocument/2006/relationships/image" Target="media/image9.jpg"/><Relationship Id="rId17" Type="http://schemas.openxmlformats.org/officeDocument/2006/relationships/hyperlink" Target="https://doi.org/10.1021/acs.est.1c03940" TargetMode="External"/><Relationship Id="rId16" Type="http://schemas.openxmlformats.org/officeDocument/2006/relationships/hyperlink" Target="https://doi.org/10.2139/ssrn.6315202" TargetMode="External"/><Relationship Id="rId19" Type="http://schemas.openxmlformats.org/officeDocument/2006/relationships/hyperlink" Target="https://doi.org/10.1016/j.fuel.2023.127485" TargetMode="External"/><Relationship Id="rId18" Type="http://schemas.openxmlformats.org/officeDocument/2006/relationships/hyperlink" Target="https://doi.org/10.1016/j.nbt.2011.05.0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vt:lpwstr>
  </property>
  <property fmtid="{D5CDD505-2E9C-101B-9397-08002B2CF9AE}" pid="3" name="csl">
    <vt:lpwstr>https://raw.githubusercontent.com/citation-style-language/styles/master/apa.csl</vt:lpwstr>
  </property>
</Properties>
</file>