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rFonts w:asciiTheme="minorHAnsi" w:eastAsiaTheme="minorEastAsia" w:hAnsiTheme="minorHAnsi" w:cstheme="minorBidi"/>
          <w:color w:val="auto"/>
          <w:sz w:val="24"/>
          <w:szCs w:val="24"/>
        </w:rPr>
        <w:id w:val="-391111977"/>
        <w:docPartObj>
          <w:docPartGallery w:val="Table of Contents"/>
          <w:docPartUnique/>
        </w:docPartObj>
      </w:sdtPr>
      <w:sdtContent>
        <w:p w14:paraId="2A053549" w14:textId="77777777" w:rsidR="002B39CF" w:rsidRDefault="00000000">
          <w:pPr>
            <w:pStyle w:val="Cabealhodondice"/>
          </w:pPr>
          <w:r>
            <w:t>Table of Contents</w:t>
          </w:r>
        </w:p>
        <w:p w14:paraId="24DA0404" w14:textId="77777777" w:rsidR="002B39CF" w:rsidRDefault="00000000">
          <w:r>
            <w:fldChar w:fldCharType="begin"/>
          </w:r>
          <w:r>
            <w:instrText>TOC \o "1-3" \h \z \u</w:instrText>
          </w:r>
          <w:r>
            <w:fldChar w:fldCharType="separate"/>
          </w:r>
          <w:r>
            <w:fldChar w:fldCharType="end"/>
          </w:r>
        </w:p>
      </w:sdtContent>
    </w:sdt>
    <w:p w14:paraId="5AD8E6C4" w14:textId="77777777" w:rsidR="002B39CF" w:rsidRDefault="00000000">
      <w:pPr>
        <w:pStyle w:val="FirstParagraph"/>
      </w:pPr>
      <w:r>
        <w:rPr>
          <w:noProof/>
        </w:rPr>
        <w:drawing>
          <wp:inline distT="0" distB="0" distL="0" distR="0" wp14:anchorId="285F4CA0" wp14:editId="6B0B59EF">
            <wp:extent cx="2484993" cy="762000"/>
            <wp:effectExtent l="0" t="0" r="0" b="0"/>
            <wp:docPr id="10" name="Picture" descr="image"/>
            <wp:cNvGraphicFramePr/>
            <a:graphic xmlns:a="http://schemas.openxmlformats.org/drawingml/2006/main">
              <a:graphicData uri="http://schemas.openxmlformats.org/drawingml/2006/picture">
                <pic:pic xmlns:pic="http://schemas.openxmlformats.org/drawingml/2006/picture">
                  <pic:nvPicPr>
                    <pic:cNvPr id="11" name="Picture" descr="/home/chery/Documents/thesis/build/media/assets/logos/IPB_logo.png"/>
                    <pic:cNvPicPr>
                      <a:picLocks noChangeAspect="1" noChangeArrowheads="1"/>
                    </pic:cNvPicPr>
                  </pic:nvPicPr>
                  <pic:blipFill>
                    <a:blip r:embed="rId5"/>
                    <a:stretch>
                      <a:fillRect/>
                    </a:stretch>
                  </pic:blipFill>
                  <pic:spPr bwMode="auto">
                    <a:xfrm>
                      <a:off x="0" y="0"/>
                      <a:ext cx="2484993" cy="762000"/>
                    </a:xfrm>
                    <a:prstGeom prst="rect">
                      <a:avLst/>
                    </a:prstGeom>
                    <a:noFill/>
                    <a:ln w="9525">
                      <a:noFill/>
                      <a:headEnd/>
                      <a:tailEnd/>
                    </a:ln>
                  </pic:spPr>
                </pic:pic>
              </a:graphicData>
            </a:graphic>
          </wp:inline>
        </w:drawing>
      </w:r>
    </w:p>
    <w:p w14:paraId="4E19DAD3" w14:textId="77777777" w:rsidR="002B39CF" w:rsidRDefault="00000000">
      <w:pPr>
        <w:pStyle w:val="Corpodetexto"/>
      </w:pPr>
      <w:r>
        <w:rPr>
          <w:noProof/>
        </w:rPr>
        <w:drawing>
          <wp:inline distT="0" distB="0" distL="0" distR="0" wp14:anchorId="2D860E6D" wp14:editId="0AE434F5">
            <wp:extent cx="2034034" cy="762000"/>
            <wp:effectExtent l="0" t="0" r="0" b="0"/>
            <wp:docPr id="13" name="Picture" descr="image"/>
            <wp:cNvGraphicFramePr/>
            <a:graphic xmlns:a="http://schemas.openxmlformats.org/drawingml/2006/main">
              <a:graphicData uri="http://schemas.openxmlformats.org/drawingml/2006/picture">
                <pic:pic xmlns:pic="http://schemas.openxmlformats.org/drawingml/2006/picture">
                  <pic:nvPicPr>
                    <pic:cNvPr id="14" name="Picture" descr="/home/chery/Documents/thesis/build/media/assets/logos/UTFPR_logo.png"/>
                    <pic:cNvPicPr>
                      <a:picLocks noChangeAspect="1" noChangeArrowheads="1"/>
                    </pic:cNvPicPr>
                  </pic:nvPicPr>
                  <pic:blipFill>
                    <a:blip r:embed="rId6"/>
                    <a:stretch>
                      <a:fillRect/>
                    </a:stretch>
                  </pic:blipFill>
                  <pic:spPr bwMode="auto">
                    <a:xfrm>
                      <a:off x="0" y="0"/>
                      <a:ext cx="2034034" cy="762000"/>
                    </a:xfrm>
                    <a:prstGeom prst="rect">
                      <a:avLst/>
                    </a:prstGeom>
                    <a:noFill/>
                    <a:ln w="9525">
                      <a:noFill/>
                      <a:headEnd/>
                      <a:tailEnd/>
                    </a:ln>
                  </pic:spPr>
                </pic:pic>
              </a:graphicData>
            </a:graphic>
          </wp:inline>
        </w:drawing>
      </w:r>
    </w:p>
    <w:p w14:paraId="50ECA086" w14:textId="77777777" w:rsidR="002B39CF" w:rsidRDefault="00000000">
      <w:pPr>
        <w:pStyle w:val="Corpodetexto"/>
      </w:pPr>
      <w:r>
        <w:rPr>
          <w:b/>
          <w:bCs/>
        </w:rPr>
        <w:t>Anaerobic Co-digestion of Food Waste and Glycerol in Single-Stage System</w:t>
      </w:r>
    </w:p>
    <w:p w14:paraId="20D726A6" w14:textId="34FB36DD" w:rsidR="002B39CF" w:rsidRDefault="00000000">
      <w:pPr>
        <w:pStyle w:val="Corpodetexto"/>
      </w:pPr>
      <w:r>
        <w:rPr>
          <w:b/>
          <w:bCs/>
        </w:rPr>
        <w:t>Diogenes Theodoros Bussador Matrakas</w:t>
      </w:r>
      <w:ins w:id="0" w:author="Ramiro Martins" w:date="2026-10-12T10:27:00Z" w16du:dateUtc="2026-10-12T09:27:00Z">
        <w:r w:rsidR="0041142D" w:rsidRPr="0041142D">
          <w:rPr>
            <w:b/>
            <w:bCs/>
            <w:rPrChange w:id="1" w:author="Ramiro Martins" w:date="2026-10-12T10:27:00Z" w16du:dateUtc="2026-10-12T09:27:00Z">
              <w:rPr>
                <w:rFonts w:ascii="Arial" w:hAnsi="Arial" w:cs="Arial"/>
                <w:b/>
                <w:bCs/>
              </w:rPr>
            </w:rPrChange>
          </w:rPr>
          <w:t>​</w:t>
        </w:r>
      </w:ins>
    </w:p>
    <w:p w14:paraId="78F26C58" w14:textId="77777777" w:rsidR="002B39CF" w:rsidRDefault="00000000">
      <w:pPr>
        <w:pStyle w:val="Corpodetexto"/>
      </w:pPr>
      <w:r>
        <w:rPr>
          <w:i/>
          <w:iCs/>
        </w:rPr>
        <w:t>Dissertation submitted to Escola Superior Agrária de Bragança to obtain the Degree of Master in Biotechnological Engineering under the scope of the double diploma with Universidade Tecnológica Federal do Paraná.</w:t>
      </w:r>
    </w:p>
    <w:p w14:paraId="07335519" w14:textId="77777777" w:rsidR="002B39CF" w:rsidRDefault="00000000">
      <w:pPr>
        <w:pStyle w:val="Corpodetexto"/>
      </w:pPr>
      <w:r>
        <w:t>Supervised by</w:t>
      </w:r>
      <w:r>
        <w:br/>
      </w:r>
      <w:del w:id="2" w:author="Ramiro Martins" w:date="2026-10-12T10:27:00Z" w16du:dateUtc="2026-10-12T09:27:00Z">
        <w:r w:rsidDel="0041142D">
          <w:rPr>
            <w:b/>
            <w:bCs/>
          </w:rPr>
          <w:delText xml:space="preserve">Dr. </w:delText>
        </w:r>
      </w:del>
      <w:r>
        <w:rPr>
          <w:b/>
          <w:bCs/>
        </w:rPr>
        <w:t>Ramiro José Espinheira Martins</w:t>
      </w:r>
      <w:r>
        <w:br/>
      </w:r>
      <w:del w:id="3" w:author="Ramiro Martins" w:date="2026-10-12T10:28:00Z" w16du:dateUtc="2026-10-12T09:28:00Z">
        <w:r w:rsidDel="0041142D">
          <w:rPr>
            <w:b/>
            <w:bCs/>
          </w:rPr>
          <w:delText>Dr</w:delText>
        </w:r>
      </w:del>
      <w:del w:id="4" w:author="Ramiro Martins" w:date="2026-10-12T10:27:00Z" w16du:dateUtc="2026-10-12T09:27:00Z">
        <w:r w:rsidDel="0041142D">
          <w:rPr>
            <w:b/>
            <w:bCs/>
          </w:rPr>
          <w:delText xml:space="preserve">. </w:delText>
        </w:r>
      </w:del>
      <w:r>
        <w:rPr>
          <w:b/>
          <w:bCs/>
        </w:rPr>
        <w:t>Francisco Menino Destéfanis Vítola</w:t>
      </w:r>
    </w:p>
    <w:p w14:paraId="57544D90" w14:textId="77777777" w:rsidR="002B39CF" w:rsidRDefault="00000000">
      <w:pPr>
        <w:pStyle w:val="Corpodetexto"/>
      </w:pPr>
      <w:r>
        <w:t>This dissertation does not include the comments and suggestions mentioned by the Jury.</w:t>
      </w:r>
    </w:p>
    <w:p w14:paraId="583070F7" w14:textId="77777777" w:rsidR="002B39CF" w:rsidRDefault="00000000">
      <w:pPr>
        <w:pStyle w:val="Corpodetexto"/>
      </w:pPr>
      <w:r>
        <w:rPr>
          <w:b/>
          <w:bCs/>
        </w:rPr>
        <w:t>Bragança</w:t>
      </w:r>
      <w:r>
        <w:br/>
      </w:r>
      <w:r>
        <w:rPr>
          <w:b/>
          <w:bCs/>
        </w:rPr>
        <w:t> </w:t>
      </w:r>
    </w:p>
    <w:p w14:paraId="556AA3E6" w14:textId="77777777" w:rsidR="002B39CF" w:rsidRDefault="00000000">
      <w:pPr>
        <w:pStyle w:val="Ttulo1"/>
      </w:pPr>
      <w:bookmarkStart w:id="5" w:name="acknowledgements"/>
      <w:r>
        <w:t>Acknowledgements</w:t>
      </w:r>
    </w:p>
    <w:p w14:paraId="771E852B" w14:textId="77777777" w:rsidR="002B39CF" w:rsidRDefault="00000000">
      <w:pPr>
        <w:pStyle w:val="Ttulo1"/>
      </w:pPr>
      <w:bookmarkStart w:id="6" w:name="abstract"/>
      <w:bookmarkEnd w:id="5"/>
      <w:r>
        <w:t>Abstract</w:t>
      </w:r>
    </w:p>
    <w:p w14:paraId="68E7C1EC" w14:textId="62005D7B" w:rsidR="002B39CF" w:rsidRDefault="00000000">
      <w:pPr>
        <w:pStyle w:val="FirstParagraph"/>
      </w:pPr>
      <w:r>
        <w:t xml:space="preserve">The </w:t>
      </w:r>
      <w:ins w:id="7" w:author="Ramiro Martins" w:date="2026-10-12T10:28:00Z" w16du:dateUtc="2026-10-12T09:28:00Z">
        <w:r w:rsidR="0041142D">
          <w:t>increasing</w:t>
        </w:r>
      </w:ins>
      <w:del w:id="8" w:author="Ramiro Martins" w:date="2026-10-12T10:28:00Z" w16du:dateUtc="2026-10-12T09:28:00Z">
        <w:r w:rsidDel="0041142D">
          <w:delText>growing</w:delText>
        </w:r>
      </w:del>
      <w:r>
        <w:t xml:space="preserve"> generation of FW and </w:t>
      </w:r>
      <w:del w:id="9" w:author="Ramiro Martins" w:date="2026-10-12T10:28:00Z" w16du:dateUtc="2026-10-12T09:28:00Z">
        <w:r w:rsidDel="0041142D">
          <w:delText xml:space="preserve">the </w:delText>
        </w:r>
      </w:del>
      <w:r>
        <w:t xml:space="preserve">surplus of C-GL from biodiesel production represent two significant organic waste streams </w:t>
      </w:r>
      <w:ins w:id="10" w:author="Ramiro Martins" w:date="2026-10-12T10:28:00Z" w16du:dateUtc="2026-10-12T09:28:00Z">
        <w:r w:rsidR="0041142D">
          <w:t>that require</w:t>
        </w:r>
      </w:ins>
      <w:del w:id="11" w:author="Ramiro Martins" w:date="2026-10-12T10:28:00Z" w16du:dateUtc="2026-10-12T09:28:00Z">
        <w:r w:rsidDel="0041142D">
          <w:delText>requiring</w:delText>
        </w:r>
      </w:del>
      <w:r>
        <w:t xml:space="preserve"> sustainable management solutions. This study evaluated the technical feasibility of a single-stage anaerobic co-digestion system treating FW and C-GL as co-substrates, with the objective of verifying biogas production while providing a valorisation route for C-GL. The investigation was conducted in a 1 L CSTR operated under mesophilic conditions (35 °C) with </w:t>
      </w:r>
      <w:ins w:id="12" w:author="Ramiro Martins" w:date="2026-10-12T10:28:00Z" w16du:dateUtc="2026-10-12T09:28:00Z">
        <w:r w:rsidR="0041142D">
          <w:t>an</w:t>
        </w:r>
      </w:ins>
      <w:del w:id="13" w:author="Ramiro Martins" w:date="2026-10-12T10:28:00Z" w16du:dateUtc="2026-10-12T09:28:00Z">
        <w:r w:rsidDel="0041142D">
          <w:delText>a</w:delText>
        </w:r>
      </w:del>
      <w:r>
        <w:t xml:space="preserve"> HRT of 30 days. Food waste was collected from a university canteen, and C-GL was obtained from biodiesel production residues; sludge from </w:t>
      </w:r>
      <w:ins w:id="14" w:author="Ramiro Martins" w:date="2026-10-12T10:28:00Z" w16du:dateUtc="2026-10-12T09:28:00Z">
        <w:r w:rsidR="0041142D">
          <w:t>an</w:t>
        </w:r>
      </w:ins>
      <w:del w:id="15" w:author="Ramiro Martins" w:date="2026-10-12T10:28:00Z" w16du:dateUtc="2026-10-12T09:28:00Z">
        <w:r w:rsidDel="0041142D">
          <w:delText>a</w:delText>
        </w:r>
      </w:del>
      <w:r>
        <w:t xml:space="preserve"> anaerobic </w:t>
      </w:r>
      <w:r>
        <w:lastRenderedPageBreak/>
        <w:t xml:space="preserve">reactor from a municipal WWTP </w:t>
      </w:r>
      <w:ins w:id="16" w:author="Ramiro Martins" w:date="2026-10-12T10:28:00Z" w16du:dateUtc="2026-10-12T09:28:00Z">
        <w:r w:rsidR="0041142D">
          <w:t xml:space="preserve">served as the </w:t>
        </w:r>
      </w:ins>
      <w:del w:id="17" w:author="Ramiro Martins" w:date="2026-10-12T10:28:00Z" w16du:dateUtc="2026-10-12T09:28:00Z">
        <w:r w:rsidDel="0041142D">
          <w:delText xml:space="preserve">served as </w:delText>
        </w:r>
      </w:del>
      <w:r>
        <w:t xml:space="preserve">inoculum. The reactor was operated in sequential phases: 1-an initial adaptation period, 2-co-digestion of FW and C-GL, 3-C-GL only feeding, and 4-a </w:t>
      </w:r>
      <w:ins w:id="18" w:author="Ramiro Martins" w:date="2026-10-12T10:29:00Z" w16du:dateUtc="2026-10-12T09:29:00Z">
        <w:r w:rsidR="0041142D">
          <w:t>post-feeding</w:t>
        </w:r>
      </w:ins>
      <w:del w:id="19" w:author="Ramiro Martins" w:date="2026-10-12T10:29:00Z" w16du:dateUtc="2026-10-12T09:29:00Z">
        <w:r w:rsidDel="0041142D">
          <w:delText>post-feding</w:delText>
        </w:r>
      </w:del>
      <w:r>
        <w:t xml:space="preserve"> period. Biogas production was monitored continuously using AMPTS II, while process stability was assessed through measurements of pH, total Alk, VFA, and their vfa/alk. Substrate characterisation included TS, VS, density, TC, and TN analyses. </w:t>
      </w:r>
      <w:ins w:id="20" w:author="Ramiro Martins" w:date="2026-10-12T10:29:00Z" w16du:dateUtc="2026-10-12T09:29:00Z">
        <w:r w:rsidR="0041142D">
          <w:t>The results</w:t>
        </w:r>
      </w:ins>
      <w:del w:id="21" w:author="Ramiro Martins" w:date="2026-10-12T10:29:00Z" w16du:dateUtc="2026-10-12T09:29:00Z">
        <w:r w:rsidDel="0041142D">
          <w:delText>Results</w:delText>
        </w:r>
      </w:del>
      <w:r>
        <w:t xml:space="preserve"> demonstrated that </w:t>
      </w:r>
      <w:ins w:id="22" w:author="Ramiro Martins" w:date="2026-10-12T10:29:00Z" w16du:dateUtc="2026-10-12T09:29:00Z">
        <w:r w:rsidR="0041142D">
          <w:t>phase</w:t>
        </w:r>
      </w:ins>
      <w:del w:id="23" w:author="Ramiro Martins" w:date="2026-10-12T10:29:00Z" w16du:dateUtc="2026-10-12T09:29:00Z">
        <w:r w:rsidDel="0041142D">
          <w:delText>Phase</w:delText>
        </w:r>
      </w:del>
      <w:r>
        <w:t xml:space="preserve"> 2 (co-digestion of FW and C-GL) yielded the highest CH4 production rates and cumulative volumes, with flow spikes immediately following feeding events indicating rapid substrate conversion. In contrast, </w:t>
      </w:r>
      <w:ins w:id="24" w:author="Ramiro Martins" w:date="2026-10-12T10:29:00Z" w16du:dateUtc="2026-10-12T09:29:00Z">
        <w:r w:rsidR="0041142D">
          <w:t>phase</w:t>
        </w:r>
      </w:ins>
      <w:del w:id="25" w:author="Ramiro Martins" w:date="2026-10-12T10:29:00Z" w16du:dateUtc="2026-10-12T09:29:00Z">
        <w:r w:rsidDel="0041142D">
          <w:delText>pahse</w:delText>
        </w:r>
      </w:del>
      <w:r>
        <w:t xml:space="preserve"> 3 (C-GL-only feeding) resulted in reduced biogas production despite continued methanogenic activity. Total Alk remained elevated following bicarbonate supplementation, maintaining pH around 7 throughout most of the experiment; VFA concentrations fluctuated between 3000–5000 m</w:t>
      </w:r>
      <w:del w:id="26" w:author="Ramiro Martins" w:date="2026-10-12T10:29:00Z" w16du:dateUtc="2026-10-12T09:29:00Z">
        <w:r w:rsidDel="0041142D">
          <w:delText xml:space="preserve"> </w:delText>
        </w:r>
      </w:del>
      <w:r>
        <w:t>g CH3COOH /L, with vfa/alk of 0.3–1.2. These findings support the hypothesis that C-GL can be useful for biogas production when co-digested with FW or alone. The study demonstrate</w:t>
      </w:r>
      <w:ins w:id="27" w:author="Ramiro Martins" w:date="2026-10-12T10:30:00Z" w16du:dateUtc="2026-10-12T09:30:00Z">
        <w:r w:rsidR="0041142D">
          <w:t>d</w:t>
        </w:r>
      </w:ins>
      <w:del w:id="28" w:author="Ramiro Martins" w:date="2026-10-12T10:30:00Z" w16du:dateUtc="2026-10-12T09:30:00Z">
        <w:r w:rsidDel="0041142D">
          <w:delText>s</w:delText>
        </w:r>
      </w:del>
      <w:r>
        <w:t xml:space="preserve"> the technical viability of anaerobic co-digestion as a strategy for valorising C-GL within a circular bioeconomy framework, though further research is needed to optimise C-GL loading rates and develop robust feeding strategies for industrial application.</w:t>
      </w:r>
    </w:p>
    <w:p w14:paraId="1E076BF4" w14:textId="77777777" w:rsidR="002B39CF" w:rsidRDefault="00000000">
      <w:pPr>
        <w:pStyle w:val="Corpodetexto"/>
      </w:pPr>
      <w:r>
        <w:rPr>
          <w:b/>
          <w:bCs/>
        </w:rPr>
        <w:t>Keywords:</w:t>
      </w:r>
      <w:r>
        <w:t xml:space="preserve"> anaerobic digestion; biogas; crude glycerol; food waste; methane.</w:t>
      </w:r>
    </w:p>
    <w:p w14:paraId="1DC534BA" w14:textId="77777777" w:rsidR="002B39CF" w:rsidRDefault="00000000">
      <w:pPr>
        <w:pStyle w:val="Ttulo1"/>
      </w:pPr>
      <w:bookmarkStart w:id="29" w:name="resumo"/>
      <w:bookmarkEnd w:id="6"/>
      <w:r>
        <w:t>Resumo</w:t>
      </w:r>
    </w:p>
    <w:p w14:paraId="3184892E" w14:textId="77777777" w:rsidR="002B39CF" w:rsidRDefault="00000000">
      <w:pPr>
        <w:pStyle w:val="FirstParagraph"/>
      </w:pPr>
      <w:r>
        <w:t xml:space="preserve">A crescente geração de FW e o excedente de C-GL proveniente da produção de biodiesel representam dois fluxos significativos de resíduos orgânicos que requerem soluções de gestão sustentáveis. Este estudo avaliou a viabilidade técnica de um sistema de codigestão anaeróbia de uma única etapa, tratando FW e C-GL como co-substratos, com o objetivo de verificar a produção de biogás e, simultaneamente, proporcionar uma via de valorização para o C-GL. A investigação foi conduzida num CSTR de 1 L, operado em condições mesofílicas (35 °C), com um HRT de 30 dias. Food waste foram recolhidos numa cantina universitária, e o C-GL foi obtido a partir de resíduos da produção de biodiesel; lamas de um reator anaeróbio de uma WWTP municipal serviram como inóculo. O reator foi operado em fases sequenciais: 1–um período inicial de adaptação; 2–codigestão de FW e C-GL; 3–alimentação exclusiva com C-GL; e 4–um período pós-alimentação. A produção de biogás foi monitorizada continuamente utilizando AMPTS II, enquanto a estabilidade do processo foi avaliada através de medições de pH, Alk total, VFA e respectiva vfa/alk. A caracterização dos substratos incluiu análises de TS, VS, massa volúmica, TC e TN. Os resultados demonstraram que a Fase 2 (codigestão de FW e C-GL) originou as taxas de produção de CH4 e os volumes acumulados mais elevados, com picos de fluxo imediatamente após as alimentações, indicando uma rápida conversão do substrato. Em contraste, a Fase 3 (alimentação exclusiva com C-GL) resultou numa produção reduzida de biogás, apesar da atividade metanogénica continuada. A Alk total manteve-se elevada após a suplementação com bicarbonato, mantendo o pH em torno de 7 </w:t>
      </w:r>
      <w:r>
        <w:lastRenderedPageBreak/>
        <w:t>durante a maior parte da experiência; as concentrações de VFA flutuaram entre 3000–5000 m g CH3COOH /L, com vfa/alk de 0,3–1,2. Estes resultados apoiam a hipótese de que o C-GL pode ser útil para a produção de biogás quando codigerido com FW ou isoladamente. O estudo demonstra a viabilidade técnica da codigestão anaeróbia como estratégia de valorização do C-GL no âmbito de uma bioeconomia circular, embora seja necessária investigação adicional para otimizar as taxas de carga de C-GL e desenvolver estratégias de alimentação robustas para aplicação industrial.</w:t>
      </w:r>
    </w:p>
    <w:p w14:paraId="448F79BC" w14:textId="77777777" w:rsidR="002B39CF" w:rsidRDefault="00000000">
      <w:pPr>
        <w:pStyle w:val="Corpodetexto"/>
      </w:pPr>
      <w:r>
        <w:rPr>
          <w:b/>
          <w:bCs/>
        </w:rPr>
        <w:t>Palavras-chave:</w:t>
      </w:r>
      <w:r>
        <w:t xml:space="preserve"> biogás; digestão anaeróbia; glicerol bruto; metano; resíduos alimentares.</w:t>
      </w:r>
    </w:p>
    <w:p w14:paraId="4F3DFAD6" w14:textId="77777777" w:rsidR="002B39CF" w:rsidRDefault="00000000">
      <w:pPr>
        <w:pStyle w:val="Ttulo1"/>
      </w:pPr>
      <w:bookmarkStart w:id="30" w:name="introduction"/>
      <w:bookmarkEnd w:id="29"/>
      <w:r>
        <w:rPr>
          <w:rStyle w:val="SectionNumber"/>
        </w:rPr>
        <w:t>1</w:t>
      </w:r>
      <w:r>
        <w:tab/>
        <w:t>Introduction</w:t>
      </w:r>
    </w:p>
    <w:p w14:paraId="17CCBFE8" w14:textId="3A41775E" w:rsidR="002B39CF" w:rsidRDefault="00000000">
      <w:pPr>
        <w:pStyle w:val="FirstParagraph"/>
      </w:pPr>
      <w:r>
        <w:t>The generation of organic waste has become one of the defining environmental challenges of our time, particularly as urbanization and industrial activity continue to expand. A major contributor is FW, a global stream that in the European Union alone is estimated at 88 M t /yr, excluding inedible parts removed from the supply chain (Scherhaufer et al., 2018). When considering only post-processing activities (wholesale, retail, fo</w:t>
      </w:r>
      <w:ins w:id="31" w:author="Ramiro Martins" w:date="2026-10-12T10:31:00Z" w16du:dateUtc="2026-10-12T09:31:00Z">
        <w:r w:rsidR="0041142D">
          <w:t>od service,</w:t>
        </w:r>
      </w:ins>
      <w:del w:id="32" w:author="Ramiro Martins" w:date="2026-10-12T10:31:00Z" w16du:dateUtc="2026-10-12T09:31:00Z">
        <w:r w:rsidDel="0041142D">
          <w:delText>od service</w:delText>
        </w:r>
      </w:del>
      <w:r>
        <w:t xml:space="preserve"> and h</w:t>
      </w:r>
      <w:ins w:id="33" w:author="Ramiro Martins" w:date="2026-10-12T10:31:00Z" w16du:dateUtc="2026-10-12T09:31:00Z">
        <w:r w:rsidR="0041142D">
          <w:t>ouseholds),</w:t>
        </w:r>
      </w:ins>
      <w:del w:id="34" w:author="Ramiro Martins" w:date="2026-10-12T10:31:00Z" w16du:dateUtc="2026-10-12T09:31:00Z">
        <w:r w:rsidDel="0041142D">
          <w:delText>ouseholds)</w:delText>
        </w:r>
      </w:del>
      <w:r>
        <w:t xml:space="preserve"> approximately 66.3 M t of FW </w:t>
      </w:r>
      <w:ins w:id="35" w:author="Ramiro Martins" w:date="2026-10-12T10:31:00Z" w16du:dateUtc="2026-10-12T09:31:00Z">
        <w:r w:rsidR="0041142D">
          <w:t>is</w:t>
        </w:r>
      </w:ins>
      <w:del w:id="36" w:author="Ramiro Martins" w:date="2026-10-12T10:31:00Z" w16du:dateUtc="2026-10-12T09:31:00Z">
        <w:r w:rsidDel="0041142D">
          <w:delText>are</w:delText>
        </w:r>
      </w:del>
      <w:r>
        <w:t xml:space="preserve"> produced annually in the EU-27+1 (Albizzati et al., 2021). The scale of this loss highlights the urgent need for improved management strategies that move beyond simple disposal.</w:t>
      </w:r>
    </w:p>
    <w:p w14:paraId="24EAEACB" w14:textId="0CF6D8A7" w:rsidR="002B39CF" w:rsidRDefault="00000000">
      <w:pPr>
        <w:pStyle w:val="Corpodetexto"/>
      </w:pPr>
      <w:r>
        <w:t xml:space="preserve">The environmental burden of FW is substantial. It accounts for </w:t>
      </w:r>
      <w:ins w:id="37" w:author="Ramiro Martins" w:date="2026-10-12T10:31:00Z" w16du:dateUtc="2026-10-12T09:31:00Z">
        <w:r w:rsidR="0041142D">
          <w:t>approximately</w:t>
        </w:r>
      </w:ins>
      <w:del w:id="38" w:author="Ramiro Martins" w:date="2026-10-12T10:31:00Z" w16du:dateUtc="2026-10-12T09:31:00Z">
        <w:r w:rsidDel="0041142D">
          <w:delText>roughly</w:delText>
        </w:r>
      </w:del>
      <w:r>
        <w:t xml:space="preserve"> 15–16 % of the total climate impact of the entire food supply chain, translating to </w:t>
      </w:r>
      <w:ins w:id="39" w:author="Ramiro Martins" w:date="2026-10-12T10:31:00Z" w16du:dateUtc="2026-10-12T09:31:00Z">
        <w:r w:rsidR="0041142D">
          <w:t>approximately</w:t>
        </w:r>
      </w:ins>
      <w:del w:id="40" w:author="Ramiro Martins" w:date="2026-10-12T10:31:00Z" w16du:dateUtc="2026-10-12T09:31:00Z">
        <w:r w:rsidDel="0041142D">
          <w:delText>about</w:delText>
        </w:r>
      </w:del>
      <w:r>
        <w:t xml:space="preserve"> 186 M t CO2-eq of greenhouse gas emissions, alongside significant contributions to acidification and eutrophication (Scherhaufer et al., 2018). </w:t>
      </w:r>
      <w:ins w:id="41" w:author="Ramiro Martins" w:date="2026-10-12T10:31:00Z" w16du:dateUtc="2026-10-12T09:31:00Z">
        <w:r w:rsidR="0041142D">
          <w:t>Most</w:t>
        </w:r>
      </w:ins>
      <w:del w:id="42" w:author="Ramiro Martins" w:date="2026-10-12T10:31:00Z" w16du:dateUtc="2026-10-12T09:31:00Z">
        <w:r w:rsidDel="0041142D">
          <w:delText>The majority</w:delText>
        </w:r>
      </w:del>
      <w:r>
        <w:t xml:space="preserve"> of these impacts arise during primary production, making prevention the single most effective strategy; however, when waste cannot be avoided, its valorisation through anaerobic digestion or composting is </w:t>
      </w:r>
      <w:ins w:id="43" w:author="Ramiro Martins" w:date="2026-10-12T10:31:00Z" w16du:dateUtc="2026-10-12T09:31:00Z">
        <w:r w:rsidR="0041142D">
          <w:t>favored</w:t>
        </w:r>
      </w:ins>
      <w:del w:id="44" w:author="Ramiro Martins" w:date="2026-10-12T10:31:00Z" w16du:dateUtc="2026-10-12T09:31:00Z">
        <w:r w:rsidDel="0041142D">
          <w:delText>favoured</w:delText>
        </w:r>
      </w:del>
      <w:r>
        <w:t xml:space="preserve"> over landfill disposal (Albizzati et al., 2021; Scherhaufer et al., 2018). Despite this, much FW continues to be landfilled or incinerated, forfeiting the opportunity to recover its embedded energy and nutrients.</w:t>
      </w:r>
    </w:p>
    <w:p w14:paraId="633E3A79" w14:textId="01B6B85D" w:rsidR="002B39CF" w:rsidRDefault="0041142D">
      <w:pPr>
        <w:pStyle w:val="Corpodetexto"/>
      </w:pPr>
      <w:ins w:id="45" w:author="Ramiro Martins" w:date="2026-10-12T10:31:00Z" w16du:dateUtc="2026-10-12T09:31:00Z">
        <w:r>
          <w:t>In parallel</w:t>
        </w:r>
      </w:ins>
      <w:del w:id="46" w:author="Ramiro Martins" w:date="2026-10-12T10:31:00Z" w16du:dateUtc="2026-10-12T09:31:00Z">
        <w:r w:rsidR="00000000" w:rsidDel="0041142D">
          <w:delText>Parallel</w:delText>
        </w:r>
      </w:del>
      <w:r w:rsidR="00000000">
        <w:t xml:space="preserve"> to the FW challenge, the rapid expansion of biodiesel production has generated an excess of another organic by-product: C-GL. Formed </w:t>
      </w:r>
      <w:ins w:id="47" w:author="Ramiro Martins" w:date="2026-10-12T10:32:00Z" w16du:dateUtc="2026-10-12T09:32:00Z">
        <w:r>
          <w:t>during</w:t>
        </w:r>
      </w:ins>
      <w:del w:id="48" w:author="Ramiro Martins" w:date="2026-10-12T10:32:00Z" w16du:dateUtc="2026-10-12T09:32:00Z">
        <w:r w:rsidR="00000000" w:rsidDel="0041142D">
          <w:delText>in</w:delText>
        </w:r>
      </w:del>
      <w:r w:rsidR="00000000">
        <w:t xml:space="preserve"> the transesterification of triglycerides, approximately 10 k g of C-GL </w:t>
      </w:r>
      <w:ins w:id="49" w:author="Ramiro Martins" w:date="2026-10-12T10:32:00Z" w16du:dateUtc="2026-10-12T09:32:00Z">
        <w:r>
          <w:t>is</w:t>
        </w:r>
      </w:ins>
      <w:del w:id="50" w:author="Ramiro Martins" w:date="2026-10-12T10:32:00Z" w16du:dateUtc="2026-10-12T09:32:00Z">
        <w:r w:rsidR="00000000" w:rsidDel="0041142D">
          <w:delText>are</w:delText>
        </w:r>
      </w:del>
      <w:r w:rsidR="00000000">
        <w:t xml:space="preserve"> produced for every 100 k g of biodiesel (Garlapati et al., 2016). Global biodiesel output, driven by renewable energy mandates, has caused the GL market to swell with C-GL supply projected to reach about 6.33 M t by 2025, of which nearly 680 k t are expected to be highly impure due to the shift towards waste-based feedstocks (Attarbachi et al., 2023).</w:t>
      </w:r>
    </w:p>
    <w:p w14:paraId="65560DCB" w14:textId="45CE5682" w:rsidR="002B39CF" w:rsidRDefault="00000000">
      <w:pPr>
        <w:pStyle w:val="Corpodetexto"/>
      </w:pPr>
      <w:r>
        <w:t>Crude glycerol composition varies widely depending on the oil source and catalyst used</w:t>
      </w:r>
      <w:ins w:id="51" w:author="Ramiro Martins" w:date="2026-10-12T10:33:00Z" w16du:dateUtc="2026-10-12T09:33:00Z">
        <w:r w:rsidR="0041142D">
          <w:t>; however,</w:t>
        </w:r>
      </w:ins>
      <w:del w:id="52" w:author="Ramiro Martins" w:date="2026-10-12T10:33:00Z" w16du:dateUtc="2026-10-12T09:33:00Z">
        <w:r w:rsidDel="0041142D">
          <w:delText>, but</w:delText>
        </w:r>
      </w:del>
      <w:r>
        <w:t xml:space="preserve"> it typically contains methanol, soaps, free fatty ac</w:t>
      </w:r>
      <w:ins w:id="53" w:author="Ramiro Martins" w:date="2026-10-12T10:33:00Z" w16du:dateUtc="2026-10-12T09:33:00Z">
        <w:r w:rsidR="0041142D">
          <w:t>ids, salts,</w:t>
        </w:r>
      </w:ins>
      <w:del w:id="54" w:author="Ramiro Martins" w:date="2026-10-12T10:33:00Z" w16du:dateUtc="2026-10-12T09:33:00Z">
        <w:r w:rsidDel="0041142D">
          <w:delText>ids, salts</w:delText>
        </w:r>
      </w:del>
      <w:r>
        <w:t xml:space="preserve"> and other </w:t>
      </w:r>
      <w:r>
        <w:lastRenderedPageBreak/>
        <w:t>MONG compounds (Anand &amp; Saxena, 2012; Attarbachi et al., 2023). These impurities are known to inhibit microbial growth and fermentation, as demonstrated by the severe reduction in 1,3-PDO production when untreated C-GL from jatroph</w:t>
      </w:r>
      <w:ins w:id="55" w:author="Ramiro Martins" w:date="2026-10-12T10:33:00Z" w16du:dateUtc="2026-10-12T09:33:00Z">
        <w:r w:rsidR="0041142D">
          <w:t>a, soybean,</w:t>
        </w:r>
      </w:ins>
      <w:del w:id="56" w:author="Ramiro Martins" w:date="2026-10-12T10:33:00Z" w16du:dateUtc="2026-10-12T09:33:00Z">
        <w:r w:rsidDel="0041142D">
          <w:delText>a, soybean</w:delText>
        </w:r>
      </w:del>
      <w:r>
        <w:t xml:space="preserve"> or sunflower oils was used (Anand &amp; Saxena, 2012). Purification to technical or pharmaceutical grade is energy-intensive and often uneconomical for small and medium biodiesel plants (Attarbachi et al., 2023), prompting the search for direct, cost-effective valorisation routes. Because of its high organic content and ready biodegradability, C-GL has attracted attention as an ideal co-substrate for anaerobic digestion, where it can serve as a concentrated carbon source while being simultaneously detoxified by dilution and microbial synergy (Gebreegziabher et al., 2025; Tomczak et al., 2025).</w:t>
      </w:r>
    </w:p>
    <w:p w14:paraId="315C1CC8" w14:textId="7C7B9F13" w:rsidR="002B39CF" w:rsidRDefault="00000000">
      <w:pPr>
        <w:pStyle w:val="Corpodetexto"/>
      </w:pPr>
      <w:r>
        <w:t>Anaerobic digestion is a mature biological process in which consortia of microorganisms convert organic matter into biogas, primarily CH4 (55–65 %) and CO2, under O2-free conditions, passing through the sequential stages of hydrolysis, acidogenesis, ac</w:t>
      </w:r>
      <w:ins w:id="57" w:author="Ramiro Martins" w:date="2026-10-12T10:33:00Z" w16du:dateUtc="2026-10-12T09:33:00Z">
        <w:r w:rsidR="0041142D">
          <w:t>etogenesis,</w:t>
        </w:r>
      </w:ins>
      <w:del w:id="58" w:author="Ramiro Martins" w:date="2026-10-12T10:33:00Z" w16du:dateUtc="2026-10-12T09:33:00Z">
        <w:r w:rsidDel="0041142D">
          <w:delText>etogenesis</w:delText>
        </w:r>
      </w:del>
      <w:r>
        <w:t xml:space="preserve"> and methanogenesis (Gebreegziabher et al., 2025). Anaerobic digestion offers a unique combination of benefits: it produces renewable, storable energy that can replace fossil fuels</w:t>
      </w:r>
      <w:ins w:id="59" w:author="Ramiro Martins" w:date="2026-10-12T10:33:00Z" w16du:dateUtc="2026-10-12T09:33:00Z">
        <w:r w:rsidR="0041142D">
          <w:t>,</w:t>
        </w:r>
      </w:ins>
      <w:del w:id="60" w:author="Ramiro Martins" w:date="2026-10-12T10:33:00Z" w16du:dateUtc="2026-10-12T09:33:00Z">
        <w:r w:rsidDel="0041142D">
          <w:delText>;</w:delText>
        </w:r>
      </w:del>
      <w:r>
        <w:t xml:space="preserve"> generates a nutrient-rich digestate that can be used as organic </w:t>
      </w:r>
      <w:ins w:id="61" w:author="Ramiro Martins" w:date="2026-10-12T10:33:00Z" w16du:dateUtc="2026-10-12T09:33:00Z">
        <w:r w:rsidR="0041142D">
          <w:t>fertilizer</w:t>
        </w:r>
      </w:ins>
      <w:del w:id="62" w:author="Ramiro Martins" w:date="2026-10-12T10:33:00Z" w16du:dateUtc="2026-10-12T09:33:00Z">
        <w:r w:rsidDel="0041142D">
          <w:delText>fertiliser</w:delText>
        </w:r>
      </w:del>
      <w:ins w:id="63" w:author="Ramiro Martins" w:date="2026-10-12T10:33:00Z" w16du:dateUtc="2026-10-12T09:33:00Z">
        <w:r w:rsidR="0041142D">
          <w:t>,</w:t>
        </w:r>
      </w:ins>
      <w:del w:id="64" w:author="Ramiro Martins" w:date="2026-10-12T10:33:00Z" w16du:dateUtc="2026-10-12T09:33:00Z">
        <w:r w:rsidDel="0041142D">
          <w:delText>;</w:delText>
        </w:r>
      </w:del>
      <w:r>
        <w:t xml:space="preserve"> and reduces the environmental load of organic </w:t>
      </w:r>
      <w:ins w:id="65" w:author="Ramiro Martins" w:date="2026-10-12T10:33:00Z" w16du:dateUtc="2026-10-12T09:33:00Z">
        <w:r w:rsidR="0041142D">
          <w:t>waste</w:t>
        </w:r>
      </w:ins>
      <w:del w:id="66" w:author="Ramiro Martins" w:date="2026-10-12T10:33:00Z" w16du:dateUtc="2026-10-12T09:33:00Z">
        <w:r w:rsidDel="0041142D">
          <w:delText>wastes</w:delText>
        </w:r>
      </w:del>
      <w:r>
        <w:t xml:space="preserve"> by avoiding landfilling and its associated CH4 emissions (Gebreegziabher et al., 2025; Scherhaufer et al., 2018).</w:t>
      </w:r>
    </w:p>
    <w:p w14:paraId="35C8FE0C" w14:textId="45CB275D" w:rsidR="002B39CF" w:rsidRDefault="00000000">
      <w:pPr>
        <w:pStyle w:val="Corpodetexto"/>
      </w:pPr>
      <w:r>
        <w:t>Within this framework, anaerobic co-digestion, the simultaneous treatment of two or more substrates, has emerged as a particularly effective strategy. Co-digesting C-GL with nitrogen-rich</w:t>
      </w:r>
      <w:ins w:id="67" w:author="Ramiro Martins" w:date="2026-10-12T10:34:00Z" w16du:dateUtc="2026-10-12T09:34:00Z">
        <w:r w:rsidR="0041142D">
          <w:t xml:space="preserve"> materials,</w:t>
        </w:r>
      </w:ins>
      <w:del w:id="68" w:author="Ramiro Martins" w:date="2026-10-12T10:34:00Z" w16du:dateUtc="2026-10-12T09:34:00Z">
        <w:r w:rsidDel="0041142D">
          <w:delText xml:space="preserve"> materials</w:delText>
        </w:r>
      </w:del>
      <w:r>
        <w:t xml:space="preserve"> such as animal manure, sew</w:t>
      </w:r>
      <w:ins w:id="69" w:author="Ramiro Martins" w:date="2026-10-12T10:34:00Z" w16du:dateUtc="2026-10-12T09:34:00Z">
        <w:r w:rsidR="0041142D">
          <w:t>age sludge,</w:t>
        </w:r>
      </w:ins>
      <w:del w:id="70" w:author="Ramiro Martins" w:date="2026-10-12T10:34:00Z" w16du:dateUtc="2026-10-12T09:34:00Z">
        <w:r w:rsidDel="0041142D">
          <w:delText>age sludge</w:delText>
        </w:r>
      </w:del>
      <w:ins w:id="71" w:author="Ramiro Martins" w:date="2026-10-12T10:34:00Z" w16du:dateUtc="2026-10-12T09:34:00Z">
        <w:r w:rsidR="0041142D">
          <w:t xml:space="preserve"> or FW,</w:t>
        </w:r>
      </w:ins>
      <w:del w:id="72" w:author="Ramiro Martins" w:date="2026-10-12T10:34:00Z" w16du:dateUtc="2026-10-12T09:34:00Z">
        <w:r w:rsidDel="0041142D">
          <w:delText xml:space="preserve"> or FW</w:delText>
        </w:r>
      </w:del>
      <w:r>
        <w:t xml:space="preserve"> balances the C/N, dilutes potential inhibitors, provides essen</w:t>
      </w:r>
      <w:ins w:id="73" w:author="Ramiro Martins" w:date="2026-10-12T10:34:00Z" w16du:dateUtc="2026-10-12T09:34:00Z">
        <w:r w:rsidR="0041142D">
          <w:t>tial macro-</w:t>
        </w:r>
      </w:ins>
      <w:del w:id="74" w:author="Ramiro Martins" w:date="2026-10-12T10:34:00Z" w16du:dateUtc="2026-10-12T09:34:00Z">
        <w:r w:rsidDel="0041142D">
          <w:delText>tial macro</w:delText>
        </w:r>
      </w:del>
      <w:r>
        <w:t xml:space="preserve"> and </w:t>
      </w:r>
      <w:ins w:id="75" w:author="Ramiro Martins" w:date="2026-10-12T10:34:00Z" w16du:dateUtc="2026-10-12T09:34:00Z">
        <w:r w:rsidR="0041142D">
          <w:t>micro-nutrients</w:t>
        </w:r>
      </w:ins>
      <w:del w:id="76" w:author="Ramiro Martins" w:date="2026-10-12T10:34:00Z" w16du:dateUtc="2026-10-12T09:34:00Z">
        <w:r w:rsidDel="0041142D">
          <w:delText>micro nutrients</w:delText>
        </w:r>
      </w:del>
      <w:r>
        <w:t xml:space="preserve">, and fosters synergistic microbial interactions (Gebreegziabher et al., 2025; Tomczak et al., 2025). The </w:t>
      </w:r>
      <w:ins w:id="77" w:author="Ramiro Martins" w:date="2026-10-12T10:34:00Z" w16du:dateUtc="2026-10-12T09:34:00Z">
        <w:r w:rsidR="0041142D">
          <w:t>results</w:t>
        </w:r>
      </w:ins>
      <w:del w:id="78" w:author="Ramiro Martins" w:date="2026-10-12T10:34:00Z" w16du:dateUtc="2026-10-12T09:34:00Z">
        <w:r w:rsidDel="0041142D">
          <w:delText>result</w:delText>
        </w:r>
      </w:del>
      <w:r>
        <w:t xml:space="preserve"> can be a dramatic improvement in biogas and CH4 </w:t>
      </w:r>
      <w:ins w:id="79" w:author="Ramiro Martins" w:date="2026-10-12T10:34:00Z" w16du:dateUtc="2026-10-12T09:34:00Z">
        <w:r w:rsidR="0041142D">
          <w:t>yields</w:t>
        </w:r>
      </w:ins>
      <w:del w:id="80" w:author="Ramiro Martins" w:date="2026-10-12T10:34:00Z" w16du:dateUtc="2026-10-12T09:34:00Z">
        <w:r w:rsidDel="0041142D">
          <w:delText>yield</w:delText>
        </w:r>
      </w:del>
      <w:r>
        <w:t>: studies report increases ranging from 14</w:t>
      </w:r>
      <w:ins w:id="81" w:author="Ramiro Martins" w:date="2026-10-12T10:34:00Z" w16du:dateUtc="2026-10-12T09:34:00Z">
        <w:r w:rsidR="0041142D">
          <w:t xml:space="preserve">% to </w:t>
        </w:r>
      </w:ins>
      <w:commentRangeStart w:id="82"/>
      <w:del w:id="83" w:author="Ramiro Martins" w:date="2026-10-12T10:34:00Z" w16du:dateUtc="2026-10-12T09:34:00Z">
        <w:r w:rsidRPr="0041142D" w:rsidDel="0041142D">
          <w:rPr>
            <w:highlight w:val="yellow"/>
            <w:rPrChange w:id="84" w:author="Ramiro Martins" w:date="2026-10-12T10:34:00Z" w16du:dateUtc="2026-10-12T09:34:00Z">
              <w:rPr/>
            </w:rPrChange>
          </w:rPr>
          <w:delText>–</w:delText>
        </w:r>
      </w:del>
      <w:r w:rsidRPr="0041142D">
        <w:rPr>
          <w:highlight w:val="yellow"/>
          <w:rPrChange w:id="85" w:author="Ramiro Martins" w:date="2026-10-12T10:34:00Z" w16du:dateUtc="2026-10-12T09:34:00Z">
            <w:rPr/>
          </w:rPrChange>
        </w:rPr>
        <w:t>226</w:t>
      </w:r>
      <w:commentRangeEnd w:id="82"/>
      <w:r w:rsidR="0041142D" w:rsidRPr="0041142D">
        <w:rPr>
          <w:rStyle w:val="Refdecomentrio"/>
          <w:sz w:val="24"/>
          <w:szCs w:val="24"/>
          <w:highlight w:val="yellow"/>
          <w:rPrChange w:id="86" w:author="Ramiro Martins" w:date="2026-10-12T10:34:00Z" w16du:dateUtc="2026-10-12T09:34:00Z">
            <w:rPr>
              <w:rStyle w:val="Refdecomentrio"/>
              <w:sz w:val="24"/>
              <w:szCs w:val="24"/>
            </w:rPr>
          </w:rPrChange>
        </w:rPr>
        <w:commentReference w:id="82"/>
      </w:r>
      <w:r w:rsidRPr="0041142D">
        <w:rPr>
          <w:highlight w:val="yellow"/>
          <w:rPrChange w:id="87" w:author="Ramiro Martins" w:date="2026-10-12T10:34:00Z" w16du:dateUtc="2026-10-12T09:34:00Z">
            <w:rPr/>
          </w:rPrChange>
        </w:rPr>
        <w:t xml:space="preserve"> %</w:t>
      </w:r>
      <w:r>
        <w:t xml:space="preserve"> when C-GL is added to a variety of base substrates, with CH4 contents generally exceeding 60 % as long as GL does not exceed </w:t>
      </w:r>
      <w:ins w:id="88" w:author="Ramiro Martins" w:date="2026-10-12T10:34:00Z" w16du:dateUtc="2026-10-12T09:34:00Z">
        <w:r w:rsidR="0041142D">
          <w:t>approximately</w:t>
        </w:r>
      </w:ins>
      <w:del w:id="89" w:author="Ramiro Martins" w:date="2026-10-12T10:34:00Z" w16du:dateUtc="2026-10-12T09:34:00Z">
        <w:r w:rsidDel="0041142D">
          <w:delText>about</w:delText>
        </w:r>
      </w:del>
      <w:r>
        <w:t xml:space="preserve"> 8 % (volume/volume) of the feed (Gebreegziabher et al., 2025; Tomczak et al., 2025).</w:t>
      </w:r>
    </w:p>
    <w:p w14:paraId="7AC6E095" w14:textId="77777777" w:rsidR="002B39CF" w:rsidRDefault="00000000">
      <w:pPr>
        <w:pStyle w:val="Corpodetexto"/>
      </w:pPr>
      <w:r>
        <w:t>However, excessive GL loads can lead to VFA accumulation, pH drop and methanogen inhibition, underscoring the need for careful optimisation (Gebreegziabher et al., 2025; Tomczak et al., 2025). Overall, the convergence of abundant FW and surplus C-GL supplies, together with the proven capability of AD to convert these streams into renewable CH4 and fertiliser, represents a tangible route towards a circular, low-carbon bioeconomy.</w:t>
      </w:r>
    </w:p>
    <w:p w14:paraId="3AA2A63F" w14:textId="77777777" w:rsidR="002B39CF" w:rsidRDefault="00000000">
      <w:pPr>
        <w:pStyle w:val="Ttulo1"/>
      </w:pPr>
      <w:bookmarkStart w:id="90" w:name="objectives"/>
      <w:bookmarkEnd w:id="30"/>
      <w:r>
        <w:rPr>
          <w:rStyle w:val="SectionNumber"/>
        </w:rPr>
        <w:lastRenderedPageBreak/>
        <w:t>2</w:t>
      </w:r>
      <w:r>
        <w:tab/>
        <w:t>Objectives</w:t>
      </w:r>
    </w:p>
    <w:p w14:paraId="0CD08AF1" w14:textId="77777777" w:rsidR="002B39CF" w:rsidRDefault="00000000">
      <w:pPr>
        <w:pStyle w:val="Ttulo2"/>
      </w:pPr>
      <w:bookmarkStart w:id="91" w:name="general-objectives"/>
      <w:r>
        <w:rPr>
          <w:rStyle w:val="SectionNumber"/>
        </w:rPr>
        <w:t>2.1</w:t>
      </w:r>
      <w:r>
        <w:tab/>
        <w:t>General Objectives</w:t>
      </w:r>
    </w:p>
    <w:p w14:paraId="376F010A" w14:textId="148752C1" w:rsidR="002B39CF" w:rsidRDefault="00000000">
      <w:pPr>
        <w:pStyle w:val="FirstParagraph"/>
      </w:pPr>
      <w:r>
        <w:t>The primary objective of this study was to evaluate the efficiency of a single-stage anaerobic co-digestion system using organic FW and C-GL as substrates. The investigation w</w:t>
      </w:r>
      <w:ins w:id="92" w:author="Ramiro Martins" w:date="2026-10-12T10:35:00Z" w16du:dateUtc="2026-10-12T09:35:00Z">
        <w:r w:rsidR="0041142D">
          <w:t>as</w:t>
        </w:r>
      </w:ins>
      <w:del w:id="93" w:author="Ramiro Martins" w:date="2026-10-12T10:35:00Z" w16du:dateUtc="2026-10-12T09:35:00Z">
        <w:r w:rsidDel="0041142D">
          <w:delText>ill be</w:delText>
        </w:r>
      </w:del>
      <w:r>
        <w:t xml:space="preserve"> conducted by determining biogas production</w:t>
      </w:r>
      <w:del w:id="94" w:author="Ramiro Martins" w:date="2026-10-12T10:36:00Z" w16du:dateUtc="2026-10-12T09:36:00Z">
        <w:r w:rsidDel="0096397F">
          <w:delText>,</w:delText>
        </w:r>
      </w:del>
      <w:r>
        <w:t xml:space="preserve"> with a focus on industrial feasibility.</w:t>
      </w:r>
    </w:p>
    <w:p w14:paraId="3887AD08" w14:textId="24D708BB" w:rsidR="002B39CF" w:rsidRDefault="00000000">
      <w:pPr>
        <w:pStyle w:val="Corpodetexto"/>
      </w:pPr>
      <w:r>
        <w:t xml:space="preserve">The central hypothesis is that the controlled addition of C-GL, a by-product of the biodiesel industry, helps biogas production </w:t>
      </w:r>
      <w:ins w:id="95" w:author="Ramiro Martins" w:date="2026-10-12T10:36:00Z" w16du:dateUtc="2026-10-12T09:36:00Z">
        <w:r w:rsidR="0096397F">
          <w:t>because</w:t>
        </w:r>
      </w:ins>
      <w:del w:id="96" w:author="Ramiro Martins" w:date="2026-10-12T10:36:00Z" w16du:dateUtc="2026-10-12T09:36:00Z">
        <w:r w:rsidDel="0096397F">
          <w:delText>due</w:delText>
        </w:r>
      </w:del>
      <w:r>
        <w:t xml:space="preserve"> </w:t>
      </w:r>
      <w:ins w:id="97" w:author="Ramiro Martins" w:date="2026-10-12T10:36:00Z" w16du:dateUtc="2026-10-12T09:36:00Z">
        <w:r w:rsidR="0096397F">
          <w:t>of</w:t>
        </w:r>
      </w:ins>
      <w:del w:id="98" w:author="Ramiro Martins" w:date="2026-10-12T10:36:00Z" w16du:dateUtc="2026-10-12T09:36:00Z">
        <w:r w:rsidDel="0096397F">
          <w:delText>to</w:delText>
        </w:r>
      </w:del>
      <w:r>
        <w:t xml:space="preserve"> its high ener</w:t>
      </w:r>
      <w:ins w:id="99" w:author="Ramiro Martins" w:date="2026-10-12T10:36:00Z" w16du:dateUtc="2026-10-12T09:36:00Z">
        <w:r w:rsidR="0096397F">
          <w:t>gy content,</w:t>
        </w:r>
      </w:ins>
      <w:del w:id="100" w:author="Ramiro Martins" w:date="2026-10-12T10:36:00Z" w16du:dateUtc="2026-10-12T09:36:00Z">
        <w:r w:rsidDel="0096397F">
          <w:delText>gy content</w:delText>
        </w:r>
      </w:del>
      <w:r>
        <w:t xml:space="preserve"> provided that adequate operational conditions are maintained to avoid VFA overload.</w:t>
      </w:r>
    </w:p>
    <w:p w14:paraId="4805E1EC" w14:textId="77777777" w:rsidR="002B39CF" w:rsidRDefault="00000000">
      <w:pPr>
        <w:pStyle w:val="Ttulo2"/>
      </w:pPr>
      <w:bookmarkStart w:id="101" w:name="specific-objectives"/>
      <w:bookmarkEnd w:id="91"/>
      <w:r>
        <w:rPr>
          <w:rStyle w:val="SectionNumber"/>
        </w:rPr>
        <w:t>2.2</w:t>
      </w:r>
      <w:r>
        <w:tab/>
        <w:t>Specific Objectives</w:t>
      </w:r>
    </w:p>
    <w:p w14:paraId="24B908A8" w14:textId="2A406EBF" w:rsidR="002B39CF" w:rsidRDefault="00000000">
      <w:pPr>
        <w:numPr>
          <w:ilvl w:val="0"/>
          <w:numId w:val="2"/>
        </w:numPr>
      </w:pPr>
      <w:r>
        <w:t>Characterize the substrates (FW and C-GL)</w:t>
      </w:r>
      <w:ins w:id="102" w:author="Ramiro Martins" w:date="2026-10-12T10:36:00Z" w16du:dateUtc="2026-10-12T09:36:00Z">
        <w:r w:rsidR="0096397F">
          <w:t xml:space="preserve"> and</w:t>
        </w:r>
      </w:ins>
      <w:del w:id="103" w:author="Ramiro Martins" w:date="2026-10-12T10:36:00Z" w16du:dateUtc="2026-10-12T09:36:00Z">
        <w:r w:rsidDel="0096397F">
          <w:delText>,</w:delText>
        </w:r>
      </w:del>
      <w:r>
        <w:t xml:space="preserve"> </w:t>
      </w:r>
      <w:ins w:id="104" w:author="Ramiro Martins" w:date="2026-10-12T10:36:00Z" w16du:dateUtc="2026-10-12T09:36:00Z">
        <w:r w:rsidR="0096397F">
          <w:t>evaluate</w:t>
        </w:r>
      </w:ins>
      <w:del w:id="105" w:author="Ramiro Martins" w:date="2026-10-12T10:36:00Z" w16du:dateUtc="2026-10-12T09:36:00Z">
        <w:r w:rsidDel="0096397F">
          <w:delText>evaluating</w:delText>
        </w:r>
      </w:del>
      <w:ins w:id="106" w:author="Ramiro Martins" w:date="2026-10-12T10:36:00Z" w16du:dateUtc="2026-10-12T09:36:00Z">
        <w:r w:rsidR="0096397F">
          <w:t xml:space="preserve"> the </w:t>
        </w:r>
      </w:ins>
      <w:del w:id="107" w:author="Ramiro Martins" w:date="2026-10-12T10:36:00Z" w16du:dateUtc="2026-10-12T09:36:00Z">
        <w:r w:rsidDel="0096397F">
          <w:delText xml:space="preserve"> </w:delText>
        </w:r>
      </w:del>
      <w:r>
        <w:t>physicochemical parameters relevant to anaerobic digestion.</w:t>
      </w:r>
    </w:p>
    <w:p w14:paraId="698DDA6A" w14:textId="69E45482" w:rsidR="002B39CF" w:rsidRDefault="00000000">
      <w:pPr>
        <w:numPr>
          <w:ilvl w:val="0"/>
          <w:numId w:val="2"/>
        </w:numPr>
      </w:pPr>
      <w:r>
        <w:t>Operate the single-stage anaerobic co-digestion reactor</w:t>
      </w:r>
      <w:ins w:id="108" w:author="Ramiro Martins" w:date="2026-10-12T10:36:00Z" w16du:dateUtc="2026-10-12T09:36:00Z">
        <w:r w:rsidR="0096397F">
          <w:t xml:space="preserve"> and</w:t>
        </w:r>
      </w:ins>
      <w:del w:id="109" w:author="Ramiro Martins" w:date="2026-10-12T10:36:00Z" w16du:dateUtc="2026-10-12T09:36:00Z">
        <w:r w:rsidDel="0096397F">
          <w:delText>,</w:delText>
        </w:r>
      </w:del>
      <w:r>
        <w:t xml:space="preserve"> </w:t>
      </w:r>
      <w:ins w:id="110" w:author="Ramiro Martins" w:date="2026-10-12T10:36:00Z" w16du:dateUtc="2026-10-12T09:36:00Z">
        <w:r w:rsidR="0096397F">
          <w:t>assess</w:t>
        </w:r>
      </w:ins>
      <w:del w:id="111" w:author="Ramiro Martins" w:date="2026-10-12T10:36:00Z" w16du:dateUtc="2026-10-12T09:36:00Z">
        <w:r w:rsidDel="0096397F">
          <w:delText>assessing</w:delText>
        </w:r>
      </w:del>
      <w:r>
        <w:t xml:space="preserve"> process stability.</w:t>
      </w:r>
    </w:p>
    <w:p w14:paraId="0200F5FE" w14:textId="59191225" w:rsidR="002B39CF" w:rsidRDefault="00000000">
      <w:pPr>
        <w:numPr>
          <w:ilvl w:val="0"/>
          <w:numId w:val="2"/>
        </w:numPr>
      </w:pPr>
      <w:r>
        <w:t xml:space="preserve">Efficiency evaluation of the process for the utilization of different substrates and </w:t>
      </w:r>
      <w:del w:id="112" w:author="Ramiro Martins" w:date="2026-10-12T10:36:00Z" w16du:dateUtc="2026-10-12T09:36:00Z">
        <w:r w:rsidDel="0096397F">
          <w:delText xml:space="preserve">different </w:delText>
        </w:r>
      </w:del>
      <w:ins w:id="113" w:author="Ramiro Martins" w:date="2026-10-12T10:36:00Z" w16du:dateUtc="2026-10-12T09:36:00Z">
        <w:r w:rsidR="0096397F">
          <w:t>OLRs</w:t>
        </w:r>
      </w:ins>
      <w:del w:id="114" w:author="Ramiro Martins" w:date="2026-10-12T10:36:00Z" w16du:dateUtc="2026-10-12T09:36:00Z">
        <w:r w:rsidDel="0096397F">
          <w:delText>OLR.</w:delText>
        </w:r>
      </w:del>
    </w:p>
    <w:p w14:paraId="79E9D0CF" w14:textId="77777777" w:rsidR="002B39CF" w:rsidRDefault="00000000">
      <w:pPr>
        <w:pStyle w:val="Ttulo1"/>
      </w:pPr>
      <w:bookmarkStart w:id="115" w:name="literature-review"/>
      <w:bookmarkEnd w:id="90"/>
      <w:bookmarkEnd w:id="101"/>
      <w:r>
        <w:rPr>
          <w:rStyle w:val="SectionNumber"/>
        </w:rPr>
        <w:t>3</w:t>
      </w:r>
      <w:r>
        <w:tab/>
        <w:t>Literature Review</w:t>
      </w:r>
    </w:p>
    <w:p w14:paraId="19FC969B" w14:textId="3F2F4279" w:rsidR="002B39CF" w:rsidRDefault="00000000">
      <w:pPr>
        <w:pStyle w:val="FirstParagraph"/>
      </w:pPr>
      <w:r>
        <w:t xml:space="preserve">The rapid expansion of biodiesel production has generated an oversupply of C-GL, a by-product of </w:t>
      </w:r>
      <w:ins w:id="116" w:author="Ramiro Martins" w:date="2026-10-12T10:37:00Z" w16du:dateUtc="2026-10-12T09:37:00Z">
        <w:r w:rsidR="00852DF4">
          <w:t>transesterification</w:t>
        </w:r>
      </w:ins>
      <w:del w:id="117" w:author="Ramiro Martins" w:date="2026-10-12T10:37:00Z" w16du:dateUtc="2026-10-12T09:37:00Z">
        <w:r w:rsidDel="00852DF4">
          <w:delText>the transesterification output</w:delText>
        </w:r>
      </w:del>
      <w:r>
        <w:t>. Fig. 3.1 shows the steps to produce biodiesel</w:t>
      </w:r>
      <w:del w:id="118" w:author="Ramiro Martins" w:date="2026-10-12T10:37:00Z" w16du:dateUtc="2026-10-12T09:37:00Z">
        <w:r w:rsidDel="00852DF4">
          <w:delText>,</w:delText>
        </w:r>
      </w:del>
      <w:r>
        <w:t xml:space="preserve"> and when GL is produced (Garlapati et al., 2016). This waste stream, loaded with impurities such as methanol, soaps, and hydroxides. Substances that, poses environmental disposal challenges. Also, with the variation of impurities depending on the source, there is no standard method to use this source of carbon (Anand &amp; Saxena, 2012; Gebreegziabher et al., 2025). Fig. 3.2 shows the processes and </w:t>
      </w:r>
      <w:ins w:id="119" w:author="Ramiro Martins" w:date="2026-10-12T10:37:00Z" w16du:dateUtc="2026-10-12T09:37:00Z">
        <w:r w:rsidR="00852DF4">
          <w:t xml:space="preserve">substances that </w:t>
        </w:r>
      </w:ins>
      <w:del w:id="120" w:author="Ramiro Martins" w:date="2026-10-12T10:37:00Z" w16du:dateUtc="2026-10-12T09:37:00Z">
        <w:r w:rsidDel="00852DF4">
          <w:delText xml:space="preserve">which substances </w:delText>
        </w:r>
      </w:del>
      <w:r>
        <w:t xml:space="preserve">contaminate </w:t>
      </w:r>
      <w:del w:id="121" w:author="Ramiro Martins" w:date="2026-10-12T10:37:00Z" w16du:dateUtc="2026-10-12T09:37:00Z">
        <w:r w:rsidDel="00852DF4">
          <w:delText xml:space="preserve">the </w:delText>
        </w:r>
      </w:del>
      <w:r>
        <w:t>GL. Anaerobic digestion aligns with circular economy principles by converting organic residues into biogas while recycling nutrients and making C-GL a promising co-substrate (Gebreegziabher et al., 2025).</w:t>
      </w:r>
    </w:p>
    <w:p w14:paraId="0A2A7707" w14:textId="77777777" w:rsidR="002B39CF" w:rsidRDefault="00000000">
      <w:pPr>
        <w:pStyle w:val="ImageCaption"/>
      </w:pPr>
      <w:r>
        <w:t>Crude glycerol from biodisel production (Adapted from: Garlapati et al. (2016))</w:t>
      </w:r>
    </w:p>
    <w:p w14:paraId="1A24FC4C" w14:textId="77777777" w:rsidR="002B39CF" w:rsidRDefault="00000000">
      <w:pPr>
        <w:pStyle w:val="ImageCaption"/>
      </w:pPr>
      <w:r>
        <w:t>Contaminations of the crude glycerol (Adapted from: Attarbachi et al. (2023))</w:t>
      </w:r>
    </w:p>
    <w:p w14:paraId="17EF9E4B" w14:textId="1370A3F7" w:rsidR="002B39CF" w:rsidRDefault="00000000">
      <w:pPr>
        <w:pStyle w:val="Corpodetexto"/>
      </w:pPr>
      <w:r>
        <w:t xml:space="preserve">Gebreegziabher et al. (2025) reported that co-digestion of C-GL can boost CH4 production compared to mono-digestion of the base substrate. Tomczak et al. (2025) reviewed one-stage AD experiments and concluded that a CH4 content above 60 % could be consistently obtained when the C-GL fraction did not exceed 8 % (volume/volume) of the feed, </w:t>
      </w:r>
      <w:ins w:id="122" w:author="Ramiro Martins" w:date="2026-10-12T10:37:00Z" w16du:dateUtc="2026-10-12T09:37:00Z">
        <w:r w:rsidR="00852DF4">
          <w:t>as shown in the flow chart by Li et al. (2011) in Fig. 3.3,</w:t>
        </w:r>
      </w:ins>
      <w:del w:id="123" w:author="Ramiro Martins" w:date="2026-10-12T10:37:00Z" w16du:dateUtc="2026-10-12T09:37:00Z">
        <w:r w:rsidDel="00852DF4">
          <w:delText>the flow chart by Li et al. (2011) on the Fig. 3.3 it shows that using AD</w:delText>
        </w:r>
      </w:del>
      <w:r>
        <w:t xml:space="preserve"> </w:t>
      </w:r>
      <w:ins w:id="124" w:author="Ramiro Martins" w:date="2026-10-12T10:37:00Z" w16du:dateUtc="2026-10-12T09:37:00Z">
        <w:r w:rsidR="00852DF4">
          <w:lastRenderedPageBreak/>
          <w:t>where</w:t>
        </w:r>
      </w:ins>
      <w:del w:id="125" w:author="Ramiro Martins" w:date="2026-10-12T10:37:00Z" w16du:dateUtc="2026-10-12T09:37:00Z">
        <w:r w:rsidDel="00852DF4">
          <w:delText>there</w:delText>
        </w:r>
      </w:del>
      <w:r>
        <w:t xml:space="preserve"> </w:t>
      </w:r>
      <w:ins w:id="126" w:author="Ramiro Martins" w:date="2026-10-12T10:37:00Z" w16du:dateUtc="2026-10-12T09:37:00Z">
        <w:r w:rsidR="00852DF4">
          <w:t>CH4 production could be up to 70 %</w:t>
        </w:r>
      </w:ins>
      <w:del w:id="127" w:author="Ramiro Martins" w:date="2026-10-12T10:37:00Z" w16du:dateUtc="2026-10-12T09:37:00Z">
        <w:r w:rsidDel="00852DF4">
          <w:delText>could be up to 70 % CH4 production</w:delText>
        </w:r>
      </w:del>
      <w:r>
        <w:t xml:space="preserve">. However, the same review emphasized that increasing the GL loading beyond a </w:t>
      </w:r>
      <w:ins w:id="128" w:author="Ramiro Martins" w:date="2026-10-12T10:37:00Z" w16du:dateUtc="2026-10-12T09:37:00Z">
        <w:r w:rsidR="00852DF4">
          <w:t>system-specific</w:t>
        </w:r>
      </w:ins>
      <w:del w:id="129" w:author="Ramiro Martins" w:date="2026-10-12T10:37:00Z" w16du:dateUtc="2026-10-12T09:37:00Z">
        <w:r w:rsidDel="00852DF4">
          <w:delText>system specific</w:delText>
        </w:r>
      </w:del>
      <w:r>
        <w:t xml:space="preserve"> threshold may provoke inhibitory effects, likely due to the accumulation of VFAs and </w:t>
      </w:r>
      <w:del w:id="130" w:author="Ramiro Martins" w:date="2026-10-12T10:37:00Z" w16du:dateUtc="2026-10-12T09:37:00Z">
        <w:r w:rsidDel="00852DF4">
          <w:delText xml:space="preserve">the </w:delText>
        </w:r>
      </w:del>
      <w:r>
        <w:t>impurities present in C-GL (Anand &amp; Saxena, 2012; Tomczak et al., 2025). The heterogeneous composition of C-GL, affected by oil feedstock, catalyst, and biodiesel processing, demands careful feedstock characterisation and, if necessary, simple pretreatment to avoid process upsets (Attarbachi et al., 2023).</w:t>
      </w:r>
    </w:p>
    <w:p w14:paraId="5E985CF0" w14:textId="77777777" w:rsidR="002B39CF" w:rsidRDefault="00000000">
      <w:pPr>
        <w:pStyle w:val="ImageCaption"/>
      </w:pPr>
      <w:r>
        <w:t xml:space="preserve"> production from anaerobic digestion (Adapted from: Li et al. (2011))</w:t>
      </w:r>
    </w:p>
    <w:p w14:paraId="16325E26" w14:textId="344CAF6C" w:rsidR="002B39CF" w:rsidRDefault="00000000">
      <w:pPr>
        <w:pStyle w:val="Corpodetexto"/>
      </w:pPr>
      <w:r>
        <w:t xml:space="preserve">Liquid AD, typically conducted in a CSTR, operates at total solid concentrations of 0.5–15 % and is generally used for treating sewage sludge, manure, and FW (Li et al., 2011). The </w:t>
      </w:r>
      <w:ins w:id="131" w:author="Ramiro Martins" w:date="2026-10-12T10:37:00Z" w16du:dateUtc="2026-10-12T09:37:00Z">
        <w:r w:rsidR="00852DF4">
          <w:t xml:space="preserve">continuous mixing of the CSTR </w:t>
        </w:r>
      </w:ins>
      <w:del w:id="132" w:author="Ramiro Martins" w:date="2026-10-12T10:37:00Z" w16du:dateUtc="2026-10-12T09:37:00Z">
        <w:r w:rsidDel="00852DF4">
          <w:delText xml:space="preserve">CSTR’s continuous mixing </w:delText>
        </w:r>
      </w:del>
      <w:r>
        <w:t>provides uniform distribution of substrates, microorganisms, and heat, which is essential when feeding a fermentable substrate. Temperature is a critical operational parameter</w:t>
      </w:r>
      <w:ins w:id="133" w:author="Ramiro Martins" w:date="2026-10-12T10:38:00Z" w16du:dateUtc="2026-10-12T09:38:00Z">
        <w:r w:rsidR="00852DF4">
          <w:t>,</w:t>
        </w:r>
      </w:ins>
      <w:del w:id="134" w:author="Ramiro Martins" w:date="2026-10-12T10:38:00Z" w16du:dateUtc="2026-10-12T09:38:00Z">
        <w:r w:rsidDel="00852DF4">
          <w:delText>;</w:delText>
        </w:r>
      </w:del>
      <w:ins w:id="135" w:author="Ramiro Martins" w:date="2026-10-12T10:38:00Z" w16du:dateUtc="2026-10-12T09:38:00Z">
        <w:r w:rsidR="00852DF4">
          <w:t xml:space="preserve"> as </w:t>
        </w:r>
      </w:ins>
      <w:del w:id="136" w:author="Ramiro Martins" w:date="2026-10-12T10:38:00Z" w16du:dateUtc="2026-10-12T09:38:00Z">
        <w:r w:rsidDel="00852DF4">
          <w:delText xml:space="preserve"> </w:delText>
        </w:r>
      </w:del>
      <w:r>
        <w:t xml:space="preserve">the activity of methanogenic consortia is strongly </w:t>
      </w:r>
      <w:ins w:id="137" w:author="Ramiro Martins" w:date="2026-10-12T10:38:00Z" w16du:dateUtc="2026-10-12T09:38:00Z">
        <w:r w:rsidR="00852DF4">
          <w:t>temperature-dependent</w:t>
        </w:r>
      </w:ins>
      <w:del w:id="138" w:author="Ramiro Martins" w:date="2026-10-12T10:38:00Z" w16du:dateUtc="2026-10-12T09:38:00Z">
        <w:r w:rsidDel="00852DF4">
          <w:delText>temperature dependent</w:delText>
        </w:r>
      </w:del>
      <w:r>
        <w:t>, and both mesophilic and thermophilic regimes have been applied to AD (Choorit, 2007). Tomczak et al. (2025) noted that the majority of GL co-digestion studies have been performed under mesophilic conditions, while thermophilic operation, which could offer higher conversion rates, still requires more systematic investigation. The CSTR platform is well suited to explore such temperature effects because its design allows easy control of heating and hydraulic retention time.</w:t>
      </w:r>
    </w:p>
    <w:p w14:paraId="25528E0E" w14:textId="72F4B173" w:rsidR="002B39CF" w:rsidRDefault="00000000">
      <w:pPr>
        <w:pStyle w:val="Corpodetexto"/>
      </w:pPr>
      <w:r>
        <w:t xml:space="preserve">The selection of a robust microbial inoculum is </w:t>
      </w:r>
      <w:ins w:id="139" w:author="Ramiro Martins" w:date="2026-10-12T10:38:00Z" w16du:dateUtc="2026-10-12T09:38:00Z">
        <w:r w:rsidR="00852DF4">
          <w:t>crucial</w:t>
        </w:r>
      </w:ins>
      <w:del w:id="140" w:author="Ramiro Martins" w:date="2026-10-12T10:38:00Z" w16du:dateUtc="2026-10-12T09:38:00Z">
        <w:r w:rsidDel="00852DF4">
          <w:delText>decisive</w:delText>
        </w:r>
      </w:del>
      <w:r>
        <w:t xml:space="preserve"> for rapid start-up and stable performance of a CSTR fed with GL. Anaerobic sludge from municipal WWTPs is the most common source of inoculum because it </w:t>
      </w:r>
      <w:ins w:id="141" w:author="Ramiro Martins" w:date="2026-10-12T10:38:00Z" w16du:dateUtc="2026-10-12T09:38:00Z">
        <w:r w:rsidR="00852DF4">
          <w:t>harbors</w:t>
        </w:r>
      </w:ins>
      <w:del w:id="142" w:author="Ramiro Martins" w:date="2026-10-12T10:38:00Z" w16du:dateUtc="2026-10-12T09:38:00Z">
        <w:r w:rsidDel="00852DF4">
          <w:delText>harbours</w:delText>
        </w:r>
      </w:del>
      <w:r>
        <w:t xml:space="preserve"> a diverse consortium of hydrolytic, acidogenic, and methanogenic microorganisms. The flow </w:t>
      </w:r>
      <w:ins w:id="143" w:author="Ramiro Martins" w:date="2026-10-12T10:38:00Z" w16du:dateUtc="2026-10-12T09:38:00Z">
        <w:r w:rsidR="00852DF4">
          <w:t>chart</w:t>
        </w:r>
      </w:ins>
      <w:del w:id="144" w:author="Ramiro Martins" w:date="2026-10-12T10:38:00Z" w16du:dateUtc="2026-10-12T09:38:00Z">
        <w:r w:rsidDel="00852DF4">
          <w:delText>chard</w:delText>
        </w:r>
      </w:del>
      <w:r>
        <w:t xml:space="preserve"> from Gebreegziabher et al. (2025) on </w:t>
      </w:r>
      <w:del w:id="145" w:author="Ramiro Martins" w:date="2026-10-12T10:38:00Z" w16du:dateUtc="2026-10-12T09:38:00Z">
        <w:r w:rsidDel="00852DF4">
          <w:delText xml:space="preserve">the </w:delText>
        </w:r>
      </w:del>
      <w:r>
        <w:t xml:space="preserve">Fig. 3.4 shows each step of </w:t>
      </w:r>
      <w:del w:id="146" w:author="Ramiro Martins" w:date="2026-10-12T10:38:00Z" w16du:dateUtc="2026-10-12T09:38:00Z">
        <w:r w:rsidDel="00852DF4">
          <w:delText xml:space="preserve">the </w:delText>
        </w:r>
      </w:del>
      <w:r>
        <w:t xml:space="preserve">AD until </w:t>
      </w:r>
      <w:del w:id="147" w:author="Ramiro Martins" w:date="2026-10-12T10:38:00Z" w16du:dateUtc="2026-10-12T09:38:00Z">
        <w:r w:rsidDel="00852DF4">
          <w:delText xml:space="preserve">the </w:delText>
        </w:r>
      </w:del>
      <w:r>
        <w:t>CH4 production. Posmanik et al. (2020) demonstrated that granular sludge, obtained from up-flow anaerobic sludge blanket reactors treating wastewater, outperforms suspended biomass as an inoculum. Although their work focused on batch tests, the findings strongly suggest that using granular sludge from a WWTP as seed for a CSTR could accelerate acclimation, improve process stability, and reduce the risk of acidification during load increases.</w:t>
      </w:r>
    </w:p>
    <w:p w14:paraId="6B20760A" w14:textId="77777777" w:rsidR="002B39CF" w:rsidRDefault="00000000">
      <w:pPr>
        <w:pStyle w:val="ImageCaption"/>
      </w:pPr>
      <w:r>
        <w:t>Steps to produce from anaerobic digestion (Adapted from: Gebreegziabher et al. (2025))</w:t>
      </w:r>
    </w:p>
    <w:p w14:paraId="575D5E5C" w14:textId="6800448F" w:rsidR="002B39CF" w:rsidRDefault="00000000">
      <w:pPr>
        <w:pStyle w:val="Corpodetexto"/>
      </w:pPr>
      <w:r>
        <w:t xml:space="preserve">When GL starts </w:t>
      </w:r>
      <w:ins w:id="148" w:author="Ramiro Martins" w:date="2026-10-12T10:39:00Z" w16du:dateUtc="2026-10-12T09:39:00Z">
        <w:r w:rsidR="00852DF4">
          <w:t>to degrade</w:t>
        </w:r>
      </w:ins>
      <w:del w:id="149" w:author="Ramiro Martins" w:date="2026-10-12T10:39:00Z" w16du:dateUtc="2026-10-12T09:39:00Z">
        <w:r w:rsidDel="00852DF4">
          <w:delText>being degraded</w:delText>
        </w:r>
      </w:del>
      <w:ins w:id="150" w:author="Ramiro Martins" w:date="2026-10-12T10:39:00Z" w16du:dateUtc="2026-10-12T09:39:00Z">
        <w:r w:rsidR="00852DF4">
          <w:t xml:space="preserve">, it makes </w:t>
        </w:r>
      </w:ins>
      <w:del w:id="151" w:author="Ramiro Martins" w:date="2026-10-12T10:39:00Z" w16du:dateUtc="2026-10-12T09:39:00Z">
        <w:r w:rsidDel="00852DF4">
          <w:delText xml:space="preserve"> it makes </w:delText>
        </w:r>
      </w:del>
      <w:r>
        <w:t xml:space="preserve">the AD process susceptible to VFA accumulation and pH drop if the organic loading rate is not properly controlled. Therefore, close monitoring of process indicators is essential. Ribas et al. (2007) evaluated several methods for determining these parameters specifically in anaerobic reactors, highlighting the importance of accurate VFA and Alk measurements for timely detection of process imbalance. The method </w:t>
      </w:r>
      <w:ins w:id="152" w:author="Ramiro Martins" w:date="2026-10-12T10:39:00Z" w16du:dateUtc="2026-10-12T09:39:00Z">
        <w:r w:rsidR="00852DF4">
          <w:t>proposed by</w:t>
        </w:r>
      </w:ins>
      <w:del w:id="153" w:author="Ramiro Martins" w:date="2026-10-12T10:39:00Z" w16du:dateUtc="2026-10-12T09:39:00Z">
        <w:r w:rsidDel="00852DF4">
          <w:delText>from</w:delText>
        </w:r>
      </w:del>
      <w:r>
        <w:t xml:space="preserve"> DiLallo </w:t>
      </w:r>
      <w:ins w:id="154" w:author="Ramiro Martins" w:date="2026-10-12T10:39:00Z" w16du:dateUtc="2026-10-12T09:39:00Z">
        <w:r w:rsidR="00852DF4">
          <w:t>and</w:t>
        </w:r>
      </w:ins>
      <w:del w:id="155" w:author="Ramiro Martins" w:date="2026-10-12T10:39:00Z" w16du:dateUtc="2026-10-12T09:39:00Z">
        <w:r w:rsidDel="00852DF4">
          <w:delText>&amp;</w:delText>
        </w:r>
      </w:del>
      <w:r>
        <w:t xml:space="preserve"> Albertson provides a validated method for measuring VFAs and Alk. Maintaining a </w:t>
      </w:r>
      <w:ins w:id="156" w:author="Ramiro Martins" w:date="2026-10-12T10:40:00Z" w16du:dateUtc="2026-10-12T09:40:00Z">
        <w:r w:rsidR="00852DF4">
          <w:t>favorable</w:t>
        </w:r>
      </w:ins>
      <w:del w:id="157" w:author="Ramiro Martins" w:date="2026-10-12T10:40:00Z" w16du:dateUtc="2026-10-12T09:40:00Z">
        <w:r w:rsidDel="00852DF4">
          <w:delText>favourable</w:delText>
        </w:r>
      </w:del>
      <w:ins w:id="158" w:author="Ramiro Martins" w:date="2026-10-12T10:40:00Z" w16du:dateUtc="2026-10-12T09:40:00Z">
        <w:r w:rsidR="00852DF4">
          <w:t xml:space="preserve"> </w:t>
        </w:r>
        <w:r w:rsidR="00852DF4">
          <w:lastRenderedPageBreak/>
          <w:t xml:space="preserve">vfa/alk ratio </w:t>
        </w:r>
      </w:ins>
      <w:del w:id="159" w:author="Ramiro Martins" w:date="2026-10-12T10:40:00Z" w16du:dateUtc="2026-10-12T09:40:00Z">
        <w:r w:rsidDel="00852DF4">
          <w:delText xml:space="preserve"> vfa/alk </w:delText>
        </w:r>
      </w:del>
      <w:r>
        <w:t>is particularly critical when co-digesting GL, as excess VFAs can inhibit methanogenesis (Tomczak et al., 2025).</w:t>
      </w:r>
    </w:p>
    <w:p w14:paraId="33F9CB83" w14:textId="6D7E95C3" w:rsidR="002B39CF" w:rsidRDefault="00000000">
      <w:pPr>
        <w:pStyle w:val="Corpodetexto"/>
      </w:pPr>
      <w:r>
        <w:t>The available literature confirms that C-GL is a high-energy substrate that can significantly boost CH4 production in liquid AD systems. A CSTR provides the mixing and temperature control required to harness this potential. Using granular sludge from a WWTP as the inoculum can enhance start-up speed and methanogenic activity, as demonstrated by comparative studies (Li et al., 2011; Posmanik et al., 2020). To unlock the full benefits while avoiding inhibition, the GL loading must be k</w:t>
      </w:r>
      <w:ins w:id="160" w:author="Ramiro Martins" w:date="2026-10-12T10:40:00Z" w16du:dateUtc="2026-10-12T09:40:00Z">
        <w:r w:rsidR="00852DF4">
          <w:t xml:space="preserve">ept below the </w:t>
        </w:r>
      </w:ins>
      <w:del w:id="161" w:author="Ramiro Martins" w:date="2026-10-12T10:40:00Z" w16du:dateUtc="2026-10-12T09:40:00Z">
        <w:r w:rsidDel="00852DF4">
          <w:delText xml:space="preserve">ept below </w:delText>
        </w:r>
      </w:del>
      <w:r>
        <w:t xml:space="preserve">documented thresholds, and the reactor state should be continuously tracked through standard measurements of VFAs and Alk. Further research is needed to optimize thermophilic CSTR operation and </w:t>
      </w:r>
      <w:del w:id="162" w:author="Ramiro Martins" w:date="2026-10-12T10:40:00Z" w16du:dateUtc="2026-10-12T09:40:00Z">
        <w:r w:rsidDel="00852DF4">
          <w:delText xml:space="preserve">to </w:delText>
        </w:r>
      </w:del>
      <w:r>
        <w:t>establish long-term performance data for granular-sludge-inoculated reactors treating C-GL.</w:t>
      </w:r>
    </w:p>
    <w:p w14:paraId="11011D23" w14:textId="77777777" w:rsidR="002B39CF" w:rsidRDefault="00000000">
      <w:pPr>
        <w:pStyle w:val="Ttulo1"/>
      </w:pPr>
      <w:bookmarkStart w:id="163" w:name="materials-and-methods"/>
      <w:bookmarkEnd w:id="115"/>
      <w:r>
        <w:rPr>
          <w:rStyle w:val="SectionNumber"/>
        </w:rPr>
        <w:t>4</w:t>
      </w:r>
      <w:r>
        <w:tab/>
        <w:t>Materials and Methods</w:t>
      </w:r>
    </w:p>
    <w:p w14:paraId="72C77232" w14:textId="77777777" w:rsidR="002B39CF" w:rsidRDefault="00000000">
      <w:pPr>
        <w:pStyle w:val="Ttulo2"/>
      </w:pPr>
      <w:bookmarkStart w:id="164" w:name="Xd2369012c08d52bc807e54597777da2a1dc6ff0"/>
      <w:r>
        <w:rPr>
          <w:rStyle w:val="SectionNumber"/>
        </w:rPr>
        <w:t>4.1</w:t>
      </w:r>
      <w:r>
        <w:tab/>
        <w:t>Collection and Preparation of the Food Waste</w:t>
      </w:r>
    </w:p>
    <w:p w14:paraId="6874E7FD" w14:textId="54920E95" w:rsidR="002B39CF" w:rsidRDefault="00000000">
      <w:pPr>
        <w:pStyle w:val="FirstParagraph"/>
      </w:pPr>
      <w:r>
        <w:t xml:space="preserve">Food waste was collected from the canteen at </w:t>
      </w:r>
      <w:del w:id="165" w:author="Ramiro Martins" w:date="2026-10-12T10:40:00Z" w16du:dateUtc="2026-10-12T09:40:00Z">
        <w:r w:rsidDel="00852DF4">
          <w:delText xml:space="preserve">the </w:delText>
        </w:r>
      </w:del>
      <w:r>
        <w:t xml:space="preserve">IPB, prioritizing residues with high proportions of rice, pasta, and bread to maximize </w:t>
      </w:r>
      <w:del w:id="166" w:author="Ramiro Martins" w:date="2026-10-12T10:40:00Z" w16du:dateUtc="2026-10-12T09:40:00Z">
        <w:r w:rsidDel="00852DF4">
          <w:delText xml:space="preserve">the </w:delText>
        </w:r>
      </w:del>
      <w:r>
        <w:t xml:space="preserve">sugar content and minimize </w:t>
      </w:r>
      <w:del w:id="167" w:author="Ramiro Martins" w:date="2026-10-12T10:40:00Z" w16du:dateUtc="2026-10-12T09:40:00Z">
        <w:r w:rsidDel="00852DF4">
          <w:delText xml:space="preserve">the </w:delText>
        </w:r>
      </w:del>
      <w:r>
        <w:t>nitrogen content. It was collected 3235</w:t>
      </w:r>
      <w:del w:id="168" w:author="Ramiro Martins" w:date="2026-10-12T10:40:00Z" w16du:dateUtc="2026-10-12T09:40:00Z">
        <w:r w:rsidDel="00852DF4">
          <w:delText>.04</w:delText>
        </w:r>
      </w:del>
      <w:r>
        <w:t> g of waste</w:t>
      </w:r>
      <w:ins w:id="169" w:author="Ramiro Martins" w:date="2026-10-12T10:41:00Z" w16du:dateUtc="2026-10-12T09:41:00Z">
        <w:r w:rsidR="00852DF4">
          <w:t>,</w:t>
        </w:r>
      </w:ins>
      <w:del w:id="170" w:author="Ramiro Martins" w:date="2026-10-12T10:41:00Z" w16du:dateUtc="2026-10-12T09:41:00Z">
        <w:r w:rsidDel="00852DF4">
          <w:delText xml:space="preserve"> then</w:delText>
        </w:r>
      </w:del>
      <w:r>
        <w:t xml:space="preserve"> </w:t>
      </w:r>
      <w:ins w:id="171" w:author="Ramiro Martins" w:date="2026-10-12T10:41:00Z" w16du:dateUtc="2026-10-12T09:41:00Z">
        <w:r w:rsidR="00852DF4">
          <w:t xml:space="preserve">which was then </w:t>
        </w:r>
      </w:ins>
      <w:del w:id="172" w:author="Ramiro Martins" w:date="2026-10-12T10:41:00Z" w16du:dateUtc="2026-10-12T09:41:00Z">
        <w:r w:rsidDel="00852DF4">
          <w:delText xml:space="preserve">it was </w:delText>
        </w:r>
      </w:del>
      <w:r>
        <w:t xml:space="preserve">diluted with approximately 2.5 L of distilled water and </w:t>
      </w:r>
      <w:ins w:id="173" w:author="Ramiro Martins" w:date="2026-10-12T10:41:00Z" w16du:dateUtc="2026-10-12T09:41:00Z">
        <w:r w:rsidR="00852DF4">
          <w:t>homogenized</w:t>
        </w:r>
      </w:ins>
      <w:del w:id="174" w:author="Ramiro Martins" w:date="2026-10-12T10:41:00Z" w16du:dateUtc="2026-10-12T09:41:00Z">
        <w:r w:rsidDel="00852DF4">
          <w:delText>homogenised</w:delText>
        </w:r>
      </w:del>
      <w:r>
        <w:t xml:space="preserve"> using a blender to obtain a suspension with 552</w:t>
      </w:r>
      <w:ins w:id="175" w:author="Ramiro Martins" w:date="2026-10-12T10:40:00Z" w16du:dateUtc="2026-10-12T09:40:00Z">
        <w:r w:rsidR="00852DF4">
          <w:t>6</w:t>
        </w:r>
      </w:ins>
      <w:del w:id="176" w:author="Ramiro Martins" w:date="2026-10-12T10:40:00Z" w16du:dateUtc="2026-10-12T09:40:00Z">
        <w:r w:rsidDel="00852DF4">
          <w:delText>5.55</w:delText>
        </w:r>
      </w:del>
      <w:r>
        <w:t> g total. It was then stored in a refrigerator at 4 °C to prevent spoilage and suppress microbial and fungal activity (Degueurce et al., 2020).</w:t>
      </w:r>
    </w:p>
    <w:p w14:paraId="67F4D077" w14:textId="77777777" w:rsidR="002B39CF" w:rsidRDefault="00000000">
      <w:pPr>
        <w:pStyle w:val="Ttulo2"/>
      </w:pPr>
      <w:bookmarkStart w:id="177" w:name="crude-glycerol-collection"/>
      <w:bookmarkEnd w:id="164"/>
      <w:r>
        <w:rPr>
          <w:rStyle w:val="SectionNumber"/>
        </w:rPr>
        <w:t>4.2</w:t>
      </w:r>
      <w:r>
        <w:tab/>
        <w:t>Crude Glycerol Collection</w:t>
      </w:r>
    </w:p>
    <w:p w14:paraId="35EE533A" w14:textId="1CE28141" w:rsidR="002B39CF" w:rsidRDefault="00000000">
      <w:pPr>
        <w:pStyle w:val="FirstParagraph"/>
      </w:pPr>
      <w:r>
        <w:t xml:space="preserve">A 6 L bottle of C-GL, obtained from previous biodiesel production experiments at IPB, was </w:t>
      </w:r>
      <w:ins w:id="178" w:author="Ramiro Martins" w:date="2026-10-12T10:41:00Z" w16du:dateUtc="2026-10-12T09:41:00Z">
        <w:r w:rsidR="00852DF4">
          <w:t>used in</w:t>
        </w:r>
      </w:ins>
      <w:del w:id="179" w:author="Ramiro Martins" w:date="2026-10-12T10:41:00Z" w16du:dateUtc="2026-10-12T09:41:00Z">
        <w:r w:rsidDel="00852DF4">
          <w:delText>provided for</w:delText>
        </w:r>
      </w:del>
      <w:r>
        <w:t xml:space="preserve"> this study. C-GL from biodiesel typically contains </w:t>
      </w:r>
      <w:ins w:id="180" w:author="Ramiro Martins" w:date="2026-10-12T10:41:00Z" w16du:dateUtc="2026-10-12T09:41:00Z">
        <w:r w:rsidR="00852DF4">
          <w:t>impurities,</w:t>
        </w:r>
      </w:ins>
      <w:del w:id="181" w:author="Ramiro Martins" w:date="2026-10-12T10:41:00Z" w16du:dateUtc="2026-10-12T09:41:00Z">
        <w:r w:rsidDel="00852DF4">
          <w:delText>impurities</w:delText>
        </w:r>
      </w:del>
      <w:r>
        <w:t xml:space="preserve"> such as catalyst residues (Attarbachi et al., 2023), which may influence its </w:t>
      </w:r>
      <w:ins w:id="182" w:author="Ramiro Martins" w:date="2026-10-12T10:41:00Z" w16du:dateUtc="2026-10-12T09:41:00Z">
        <w:r w:rsidR="00852DF4">
          <w:t>behavior</w:t>
        </w:r>
      </w:ins>
      <w:del w:id="183" w:author="Ramiro Martins" w:date="2026-10-12T10:41:00Z" w16du:dateUtc="2026-10-12T09:41:00Z">
        <w:r w:rsidDel="00852DF4">
          <w:delText>behaviour</w:delText>
        </w:r>
      </w:del>
      <w:r>
        <w:t xml:space="preserve"> </w:t>
      </w:r>
      <w:ins w:id="184" w:author="Ramiro Martins" w:date="2026-10-12T10:41:00Z" w16du:dateUtc="2026-10-12T09:41:00Z">
        <w:r w:rsidR="00852DF4">
          <w:t>during</w:t>
        </w:r>
      </w:ins>
      <w:del w:id="185" w:author="Ramiro Martins" w:date="2026-10-12T10:41:00Z" w16du:dateUtc="2026-10-12T09:41:00Z">
        <w:r w:rsidDel="00852DF4">
          <w:delText>in</w:delText>
        </w:r>
      </w:del>
      <w:r>
        <w:t xml:space="preserve"> anaerobic digestion.</w:t>
      </w:r>
    </w:p>
    <w:p w14:paraId="12FBA46D" w14:textId="77777777" w:rsidR="002B39CF" w:rsidRDefault="00000000">
      <w:pPr>
        <w:pStyle w:val="Ttulo2"/>
      </w:pPr>
      <w:bookmarkStart w:id="186" w:name="inoculum-collection"/>
      <w:bookmarkEnd w:id="177"/>
      <w:r>
        <w:rPr>
          <w:rStyle w:val="SectionNumber"/>
        </w:rPr>
        <w:t>4.3</w:t>
      </w:r>
      <w:r>
        <w:tab/>
        <w:t>Inoculum Collection</w:t>
      </w:r>
    </w:p>
    <w:p w14:paraId="5ADFA098" w14:textId="113B8571" w:rsidR="002B39CF" w:rsidRDefault="00000000">
      <w:pPr>
        <w:pStyle w:val="FirstParagraph"/>
      </w:pPr>
      <w:r>
        <w:t xml:space="preserve">The inoculum was collected from an anaerobic digester </w:t>
      </w:r>
      <w:ins w:id="187" w:author="Ramiro Martins" w:date="2026-10-12T10:41:00Z" w16du:dateUtc="2026-10-12T09:41:00Z">
        <w:r w:rsidR="00852DF4">
          <w:t>at</w:t>
        </w:r>
      </w:ins>
      <w:del w:id="188" w:author="Ramiro Martins" w:date="2026-10-12T10:41:00Z" w16du:dateUtc="2026-10-12T09:41:00Z">
        <w:r w:rsidDel="00852DF4">
          <w:delText>from</w:delText>
        </w:r>
      </w:del>
      <w:ins w:id="189" w:author="Ramiro Martins" w:date="2026-10-12T10:41:00Z" w16du:dateUtc="2026-10-12T09:41:00Z">
        <w:r w:rsidR="00852DF4">
          <w:t xml:space="preserve"> the </w:t>
        </w:r>
      </w:ins>
      <w:del w:id="190" w:author="Ramiro Martins" w:date="2026-10-12T10:41:00Z" w16du:dateUtc="2026-10-12T09:41:00Z">
        <w:r w:rsidDel="00852DF4">
          <w:delText xml:space="preserve"> </w:delText>
        </w:r>
      </w:del>
      <w:r>
        <w:t xml:space="preserve">Águas do Norte wastewater treatment plant in Bragança. This ensured the availability of a microbial population for </w:t>
      </w:r>
      <w:del w:id="191" w:author="Ramiro Martins" w:date="2026-10-12T10:41:00Z" w16du:dateUtc="2026-10-12T09:41:00Z">
        <w:r w:rsidDel="00852DF4">
          <w:delText xml:space="preserve">the </w:delText>
        </w:r>
      </w:del>
      <w:r>
        <w:t>anaerobic digestion (Posmanik et al., 2020).</w:t>
      </w:r>
    </w:p>
    <w:p w14:paraId="5020CD7F" w14:textId="77777777" w:rsidR="002B39CF" w:rsidRDefault="00000000">
      <w:pPr>
        <w:pStyle w:val="Ttulo2"/>
      </w:pPr>
      <w:bookmarkStart w:id="192" w:name="physical-and-chemical-characterisation"/>
      <w:bookmarkEnd w:id="186"/>
      <w:r>
        <w:rPr>
          <w:rStyle w:val="SectionNumber"/>
        </w:rPr>
        <w:t>4.4</w:t>
      </w:r>
      <w:r>
        <w:tab/>
        <w:t>Physical and Chemical Characterisation</w:t>
      </w:r>
    </w:p>
    <w:p w14:paraId="157858A8" w14:textId="4A0A92B1" w:rsidR="002B39CF" w:rsidRDefault="00000000">
      <w:pPr>
        <w:pStyle w:val="FirstParagraph"/>
      </w:pPr>
      <w:del w:id="193" w:author="Ramiro Martins" w:date="2026-10-12T10:41:00Z" w16du:dateUtc="2026-10-12T09:41:00Z">
        <w:r w:rsidDel="00852DF4">
          <w:delText xml:space="preserve">The </w:delText>
        </w:r>
      </w:del>
      <w:r>
        <w:t xml:space="preserve">TS, VS, FS, and density were determined for the FW, C-GL, and inoculum. Total organic carbon and TN were determined for </w:t>
      </w:r>
      <w:del w:id="194" w:author="Ramiro Martins" w:date="2026-10-12T10:42:00Z" w16du:dateUtc="2026-10-12T09:42:00Z">
        <w:r w:rsidDel="00852DF4">
          <w:delText xml:space="preserve">the </w:delText>
        </w:r>
      </w:del>
      <w:r>
        <w:t>FW and C-GL.</w:t>
      </w:r>
    </w:p>
    <w:p w14:paraId="44EDDE80" w14:textId="77777777" w:rsidR="002B39CF" w:rsidRDefault="00000000">
      <w:pPr>
        <w:pStyle w:val="Ttulo3"/>
      </w:pPr>
      <w:bookmarkStart w:id="195" w:name="ts-and-vs-determination"/>
      <w:r>
        <w:rPr>
          <w:rStyle w:val="SectionNumber"/>
        </w:rPr>
        <w:lastRenderedPageBreak/>
        <w:t>4.4.1</w:t>
      </w:r>
      <w:r>
        <w:tab/>
        <w:t>TS and VS Determination</w:t>
      </w:r>
    </w:p>
    <w:p w14:paraId="747DBA8D" w14:textId="14BA2D3C" w:rsidR="002B39CF" w:rsidRDefault="00000000">
      <w:pPr>
        <w:pStyle w:val="FirstParagraph"/>
      </w:pPr>
      <w:r>
        <w:t>To</w:t>
      </w:r>
      <w:ins w:id="196" w:author="Ramiro Martins" w:date="2026-10-12T10:42:00Z" w16du:dateUtc="2026-10-12T09:42:00Z">
        <w:r w:rsidR="00852DF4">
          <w:t>tal solids (TS)</w:t>
        </w:r>
      </w:ins>
      <w:del w:id="197" w:author="Ramiro Martins" w:date="2026-10-12T10:42:00Z" w16du:dateUtc="2026-10-12T09:42:00Z">
        <w:r w:rsidDel="00852DF4">
          <w:delText>tal solids</w:delText>
        </w:r>
      </w:del>
      <w:r>
        <w:t xml:space="preserve"> and volat</w:t>
      </w:r>
      <w:ins w:id="198" w:author="Ramiro Martins" w:date="2026-10-12T10:42:00Z" w16du:dateUtc="2026-10-12T09:42:00Z">
        <w:r w:rsidR="00852DF4">
          <w:t>ile solids (VS)</w:t>
        </w:r>
      </w:ins>
      <w:del w:id="199" w:author="Ramiro Martins" w:date="2026-10-12T10:42:00Z" w16du:dateUtc="2026-10-12T09:42:00Z">
        <w:r w:rsidDel="00852DF4">
          <w:delText>ile solids</w:delText>
        </w:r>
      </w:del>
      <w:r>
        <w:t xml:space="preserve"> were measured using a sequential gravimetric method based on Standard Methods 2540 B and 2540 E (Lipps et al., 2023). The method involves controlled drying and calcination steps to</w:t>
      </w:r>
      <w:ins w:id="200" w:author="Ramiro Martins" w:date="2026-10-12T10:42:00Z" w16du:dateUtc="2026-10-12T09:42:00Z">
        <w:r w:rsidR="00852DF4">
          <w:t xml:space="preserve"> quantify the </w:t>
        </w:r>
      </w:ins>
      <w:del w:id="201" w:author="Ramiro Martins" w:date="2026-10-12T10:42:00Z" w16du:dateUtc="2026-10-12T09:42:00Z">
        <w:r w:rsidDel="00852DF4">
          <w:delText xml:space="preserve"> quantify </w:delText>
        </w:r>
      </w:del>
      <w:r>
        <w:t>TS and VS fractions.</w:t>
      </w:r>
    </w:p>
    <w:p w14:paraId="166A9C33" w14:textId="3B5C28B9" w:rsidR="002B39CF" w:rsidRDefault="00000000">
      <w:pPr>
        <w:pStyle w:val="Corpodetexto"/>
      </w:pPr>
      <w:r>
        <w:t xml:space="preserve">Initially, porcelain crucibles were placed in a muffle furnace at 550 °C for 1 h. For cooling, they were transferred to an oven at 105 °C for 15 min and then moved to a desiccator until they reached room temperature; their empty masses were recorded. For each material, a sample was placed into three crucibles and the wet mass was measured. </w:t>
      </w:r>
      <w:ins w:id="202" w:author="Ramiro Martins" w:date="2026-10-12T10:43:00Z" w16du:dateUtc="2026-10-12T09:43:00Z">
        <w:r w:rsidR="00852DF4">
          <w:t>After drying, the</w:t>
        </w:r>
      </w:ins>
      <w:del w:id="203" w:author="Ramiro Martins" w:date="2026-10-12T10:43:00Z" w16du:dateUtc="2026-10-12T09:43:00Z">
        <w:r w:rsidDel="00852DF4">
          <w:delText>The</w:delText>
        </w:r>
      </w:del>
      <w:r>
        <w:t xml:space="preserve"> crucibles were </w:t>
      </w:r>
      <w:ins w:id="204" w:author="Ramiro Martins" w:date="2026-10-12T10:43:00Z" w16du:dateUtc="2026-10-12T09:43:00Z">
        <w:r w:rsidR="00852DF4">
          <w:t>cooled in a</w:t>
        </w:r>
      </w:ins>
      <w:del w:id="205" w:author="Ramiro Martins" w:date="2026-10-12T10:43:00Z" w16du:dateUtc="2026-10-12T09:43:00Z">
        <w:r w:rsidDel="00852DF4">
          <w:delText>then dried in an</w:delText>
        </w:r>
      </w:del>
      <w:r>
        <w:t xml:space="preserve"> </w:t>
      </w:r>
      <w:ins w:id="206" w:author="Ramiro Martins" w:date="2026-10-12T10:43:00Z" w16du:dateUtc="2026-10-12T09:43:00Z">
        <w:r w:rsidR="00852DF4">
          <w:t>desiccator</w:t>
        </w:r>
      </w:ins>
      <w:del w:id="207" w:author="Ramiro Martins" w:date="2026-10-12T10:43:00Z" w16du:dateUtc="2026-10-12T09:43:00Z">
        <w:r w:rsidDel="00852DF4">
          <w:delText>oven</w:delText>
        </w:r>
      </w:del>
      <w:r>
        <w:t xml:space="preserve"> at 105 °C for 1 h, the process </w:t>
      </w:r>
      <w:ins w:id="208" w:author="Ramiro Martins" w:date="2026-10-12T10:43:00Z" w16du:dateUtc="2026-10-12T09:43:00Z">
        <w:r w:rsidR="00852DF4">
          <w:t>and weighed again to determine the TS</w:t>
        </w:r>
      </w:ins>
      <w:del w:id="209" w:author="Ramiro Martins" w:date="2026-10-12T10:43:00Z" w16du:dateUtc="2026-10-12T09:43:00Z">
        <w:r w:rsidDel="00852DF4">
          <w:delText>was repeated until constant mass</w:delText>
        </w:r>
      </w:del>
      <w:r>
        <w:t>. After drying, the crucibles were cooled in a desiccator to room temperature and weighed again to determine TS.</w:t>
      </w:r>
    </w:p>
    <w:p w14:paraId="12F71670" w14:textId="1D7205D1" w:rsidR="002B39CF" w:rsidRDefault="00000000">
      <w:pPr>
        <w:pStyle w:val="Corpodetexto"/>
      </w:pPr>
      <w:r>
        <w:t xml:space="preserve">The </w:t>
      </w:r>
      <w:del w:id="210" w:author="Ramiro Martins" w:date="2026-10-12T10:43:00Z" w16du:dateUtc="2026-10-12T09:43:00Z">
        <w:r w:rsidDel="00852DF4">
          <w:delText xml:space="preserve">same </w:delText>
        </w:r>
      </w:del>
      <w:r>
        <w:t xml:space="preserve">crucibles were subsequently placed in a muffle furnace at 550 °C for 50 min. </w:t>
      </w:r>
      <w:ins w:id="211" w:author="Ramiro Martins" w:date="2026-10-12T10:43:00Z" w16du:dateUtc="2026-10-12T09:43:00Z">
        <w:r w:rsidR="00852DF4">
          <w:t>Thereafter,</w:t>
        </w:r>
      </w:ins>
      <w:del w:id="212" w:author="Ramiro Martins" w:date="2026-10-12T10:43:00Z" w16du:dateUtc="2026-10-12T09:43:00Z">
        <w:r w:rsidDel="00852DF4">
          <w:delText>Afterwards</w:delText>
        </w:r>
      </w:del>
      <w:r>
        <w:t xml:space="preserve"> they were transferred to an oven at 105 °C for 15 min and then moved to a desiccator until they reached room temperature; the final masses were recorded to calculate VS.</w:t>
      </w:r>
    </w:p>
    <w:p w14:paraId="2C248C39" w14:textId="423E9EB3" w:rsidR="002B39CF" w:rsidRDefault="00000000">
      <w:pPr>
        <w:pStyle w:val="Corpodetexto"/>
      </w:pPr>
      <w:r>
        <w:t xml:space="preserve">Total solids, </w:t>
      </w:r>
      <w:ins w:id="213" w:author="Ramiro Martins" w:date="2026-10-12T10:43:00Z" w16du:dateUtc="2026-10-12T09:43:00Z">
        <w:r w:rsidR="00852DF4">
          <w:t>volatile</w:t>
        </w:r>
      </w:ins>
      <w:del w:id="214" w:author="Ramiro Martins" w:date="2026-10-12T10:43:00Z" w16du:dateUtc="2026-10-12T09:43:00Z">
        <w:r w:rsidDel="00852DF4">
          <w:delText>Volatile</w:delText>
        </w:r>
      </w:del>
      <w:ins w:id="215" w:author="Ramiro Martins" w:date="2026-10-12T10:43:00Z" w16du:dateUtc="2026-10-12T09:43:00Z">
        <w:r w:rsidR="00852DF4">
          <w:t xml:space="preserve"> solids,</w:t>
        </w:r>
      </w:ins>
      <w:del w:id="216" w:author="Ramiro Martins" w:date="2026-10-12T10:43:00Z" w16du:dateUtc="2026-10-12T09:43:00Z">
        <w:r w:rsidDel="00852DF4">
          <w:delText xml:space="preserve"> solids</w:delText>
        </w:r>
      </w:del>
      <w:r>
        <w:t xml:space="preserve"> and </w:t>
      </w:r>
      <w:ins w:id="217" w:author="Ramiro Martins" w:date="2026-10-12T10:43:00Z" w16du:dateUtc="2026-10-12T09:43:00Z">
        <w:r w:rsidR="00852DF4">
          <w:t>fixed</w:t>
        </w:r>
      </w:ins>
      <w:del w:id="218" w:author="Ramiro Martins" w:date="2026-10-12T10:43:00Z" w16du:dateUtc="2026-10-12T09:43:00Z">
        <w:r w:rsidDel="00852DF4">
          <w:delText>Fixed</w:delText>
        </w:r>
      </w:del>
      <w:r>
        <w:t xml:space="preserve"> solids were calculated as follows:</w:t>
      </w:r>
    </w:p>
    <w:p w14:paraId="11242FC4" w14:textId="77777777" w:rsidR="002B39CF" w:rsidRDefault="00000000">
      <w:pPr>
        <w:pStyle w:val="Corpodetexto"/>
      </w:pPr>
      <m:oMathPara>
        <m:oMathParaPr>
          <m:jc m:val="center"/>
        </m:oMathParaPr>
        <m:oMath>
          <m:r>
            <m:rPr>
              <m:sty m:val="p"/>
            </m:rPr>
            <w:rPr>
              <w:rFonts w:ascii="Cambria Math" w:hAnsi="Cambria Math"/>
            </w:rPr>
            <m:t>TS=</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105</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m:rPr>
                      <m:nor/>
                    </m:rPr>
                    <m:t>crucible</m:t>
                  </m:r>
                </m:sub>
              </m:sSub>
            </m:num>
            <m:den>
              <m:sSub>
                <m:sSubPr>
                  <m:ctrlPr>
                    <w:rPr>
                      <w:rFonts w:ascii="Cambria Math" w:hAnsi="Cambria Math"/>
                    </w:rPr>
                  </m:ctrlPr>
                </m:sSubPr>
                <m:e>
                  <m:r>
                    <w:rPr>
                      <w:rFonts w:ascii="Cambria Math" w:hAnsi="Cambria Math"/>
                    </w:rPr>
                    <m:t>V</m:t>
                  </m:r>
                </m:e>
                <m:sub>
                  <m:r>
                    <m:rPr>
                      <m:nor/>
                    </m:rPr>
                    <m:t>sample</m:t>
                  </m:r>
                </m:sub>
              </m:sSub>
            </m:den>
          </m:f>
          <m:r>
            <w:rPr>
              <w:rFonts w:ascii="Cambria Math" w:hAnsi="Cambria Math"/>
            </w:rPr>
            <m:t> </m:t>
          </m:r>
          <m:d>
            <m:dPr>
              <m:begChr m:val="["/>
              <m:endChr m:val="]"/>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L</m:t>
              </m:r>
            </m:e>
          </m:d>
        </m:oMath>
      </m:oMathPara>
    </w:p>
    <w:p w14:paraId="34492980" w14:textId="77777777" w:rsidR="002B39CF" w:rsidRDefault="00000000">
      <w:pPr>
        <w:pStyle w:val="FirstParagraph"/>
      </w:pPr>
      <m:oMathPara>
        <m:oMathParaPr>
          <m:jc m:val="center"/>
        </m:oMathParaPr>
        <m:oMath>
          <m:r>
            <m:rPr>
              <m:sty m:val="p"/>
            </m:rPr>
            <w:rPr>
              <w:rFonts w:ascii="Cambria Math" w:hAnsi="Cambria Math"/>
            </w:rPr>
            <m:t>VS=</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105</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550</m:t>
                  </m:r>
                </m:sub>
              </m:sSub>
            </m:num>
            <m:den>
              <m:sSub>
                <m:sSubPr>
                  <m:ctrlPr>
                    <w:rPr>
                      <w:rFonts w:ascii="Cambria Math" w:hAnsi="Cambria Math"/>
                    </w:rPr>
                  </m:ctrlPr>
                </m:sSubPr>
                <m:e>
                  <m:r>
                    <w:rPr>
                      <w:rFonts w:ascii="Cambria Math" w:hAnsi="Cambria Math"/>
                    </w:rPr>
                    <m:t>V</m:t>
                  </m:r>
                </m:e>
                <m:sub>
                  <m:r>
                    <m:rPr>
                      <m:nor/>
                    </m:rPr>
                    <m:t>sample</m:t>
                  </m:r>
                </m:sub>
              </m:sSub>
            </m:den>
          </m:f>
          <m:r>
            <w:rPr>
              <w:rFonts w:ascii="Cambria Math" w:hAnsi="Cambria Math"/>
            </w:rPr>
            <m:t> </m:t>
          </m:r>
          <m:d>
            <m:dPr>
              <m:begChr m:val="["/>
              <m:endChr m:val="]"/>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L</m:t>
              </m:r>
            </m:e>
          </m:d>
        </m:oMath>
      </m:oMathPara>
    </w:p>
    <w:p w14:paraId="75C9EF49" w14:textId="77777777" w:rsidR="002B39CF" w:rsidRDefault="00000000">
      <w:pPr>
        <w:pStyle w:val="FirstParagraph"/>
      </w:pPr>
      <m:oMathPara>
        <m:oMathParaPr>
          <m:jc m:val="center"/>
        </m:oMathParaPr>
        <m:oMath>
          <m:r>
            <m:rPr>
              <m:sty m:val="p"/>
            </m:rPr>
            <w:rPr>
              <w:rFonts w:ascii="Cambria Math" w:hAnsi="Cambria Math"/>
            </w:rPr>
            <m:t>FS=</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550</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m:rPr>
                      <m:nor/>
                    </m:rPr>
                    <m:t>crucible</m:t>
                  </m:r>
                </m:sub>
              </m:sSub>
            </m:num>
            <m:den>
              <m:sSub>
                <m:sSubPr>
                  <m:ctrlPr>
                    <w:rPr>
                      <w:rFonts w:ascii="Cambria Math" w:hAnsi="Cambria Math"/>
                    </w:rPr>
                  </m:ctrlPr>
                </m:sSubPr>
                <m:e>
                  <m:r>
                    <w:rPr>
                      <w:rFonts w:ascii="Cambria Math" w:hAnsi="Cambria Math"/>
                    </w:rPr>
                    <m:t>V</m:t>
                  </m:r>
                </m:e>
                <m:sub>
                  <m:r>
                    <m:rPr>
                      <m:nor/>
                    </m:rPr>
                    <m:t>sample</m:t>
                  </m:r>
                </m:sub>
              </m:sSub>
            </m:den>
          </m:f>
          <m:r>
            <w:rPr>
              <w:rFonts w:ascii="Cambria Math" w:hAnsi="Cambria Math"/>
            </w:rPr>
            <m:t> </m:t>
          </m:r>
          <m:d>
            <m:dPr>
              <m:begChr m:val="["/>
              <m:endChr m:val="]"/>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L</m:t>
              </m:r>
            </m:e>
          </m:d>
        </m:oMath>
      </m:oMathPara>
    </w:p>
    <w:p w14:paraId="5EEDB0EA" w14:textId="77777777" w:rsidR="002B39CF" w:rsidRDefault="00000000">
      <w:pPr>
        <w:pStyle w:val="FirstParagraph"/>
      </w:pPr>
      <w:r>
        <w:t xml:space="preserve">where </w:t>
      </w:r>
      <m:oMath>
        <m:sSub>
          <m:sSubPr>
            <m:ctrlPr>
              <w:rPr>
                <w:rFonts w:ascii="Cambria Math" w:hAnsi="Cambria Math"/>
              </w:rPr>
            </m:ctrlPr>
          </m:sSubPr>
          <m:e>
            <m:r>
              <w:rPr>
                <w:rFonts w:ascii="Cambria Math" w:hAnsi="Cambria Math"/>
              </w:rPr>
              <m:t>M</m:t>
            </m:r>
          </m:e>
          <m:sub>
            <m:r>
              <m:rPr>
                <m:nor/>
              </m:rPr>
              <m:t>wet</m:t>
            </m:r>
          </m:sub>
        </m:sSub>
      </m:oMath>
      <w:r>
        <w:t xml:space="preserve"> is the mass of crucible plus wet sample, </w:t>
      </w:r>
      <m:oMath>
        <m:sSub>
          <m:sSubPr>
            <m:ctrlPr>
              <w:rPr>
                <w:rFonts w:ascii="Cambria Math" w:hAnsi="Cambria Math"/>
              </w:rPr>
            </m:ctrlPr>
          </m:sSubPr>
          <m:e>
            <m:r>
              <w:rPr>
                <w:rFonts w:ascii="Cambria Math" w:hAnsi="Cambria Math"/>
              </w:rPr>
              <m:t>M</m:t>
            </m:r>
          </m:e>
          <m:sub>
            <m:r>
              <w:rPr>
                <w:rFonts w:ascii="Cambria Math" w:hAnsi="Cambria Math"/>
              </w:rPr>
              <m:t>105</m:t>
            </m:r>
          </m:sub>
        </m:sSub>
      </m:oMath>
      <w:r>
        <w:t xml:space="preserve"> is the mass after drying at 105 °C, </w:t>
      </w:r>
      <m:oMath>
        <m:sSub>
          <m:sSubPr>
            <m:ctrlPr>
              <w:rPr>
                <w:rFonts w:ascii="Cambria Math" w:hAnsi="Cambria Math"/>
              </w:rPr>
            </m:ctrlPr>
          </m:sSubPr>
          <m:e>
            <m:r>
              <w:rPr>
                <w:rFonts w:ascii="Cambria Math" w:hAnsi="Cambria Math"/>
              </w:rPr>
              <m:t>M</m:t>
            </m:r>
          </m:e>
          <m:sub>
            <m:r>
              <w:rPr>
                <w:rFonts w:ascii="Cambria Math" w:hAnsi="Cambria Math"/>
              </w:rPr>
              <m:t>550</m:t>
            </m:r>
          </m:sub>
        </m:sSub>
      </m:oMath>
      <w:r>
        <w:t xml:space="preserve"> is the mass after ignition at 550 °C, </w:t>
      </w:r>
      <m:oMath>
        <m:sSub>
          <m:sSubPr>
            <m:ctrlPr>
              <w:rPr>
                <w:rFonts w:ascii="Cambria Math" w:hAnsi="Cambria Math"/>
              </w:rPr>
            </m:ctrlPr>
          </m:sSubPr>
          <m:e>
            <m:r>
              <w:rPr>
                <w:rFonts w:ascii="Cambria Math" w:hAnsi="Cambria Math"/>
              </w:rPr>
              <m:t>M</m:t>
            </m:r>
          </m:e>
          <m:sub>
            <m:r>
              <m:rPr>
                <m:nor/>
              </m:rPr>
              <m:t>crucible</m:t>
            </m:r>
          </m:sub>
        </m:sSub>
      </m:oMath>
      <w:r>
        <w:t xml:space="preserve"> is the mass of the empty crucible and </w:t>
      </w:r>
      <m:oMath>
        <m:sSub>
          <m:sSubPr>
            <m:ctrlPr>
              <w:rPr>
                <w:rFonts w:ascii="Cambria Math" w:hAnsi="Cambria Math"/>
              </w:rPr>
            </m:ctrlPr>
          </m:sSubPr>
          <m:e>
            <m:r>
              <w:rPr>
                <w:rFonts w:ascii="Cambria Math" w:hAnsi="Cambria Math"/>
              </w:rPr>
              <m:t>V</m:t>
            </m:r>
          </m:e>
          <m:sub>
            <m:r>
              <m:rPr>
                <m:nor/>
              </m:rPr>
              <m:t>sample</m:t>
            </m:r>
          </m:sub>
        </m:sSub>
      </m:oMath>
      <w:r>
        <w:t xml:space="preserve"> is the volume of the sample. The volume is in L and the mass is in g (Table 4.1).</w:t>
      </w:r>
    </w:p>
    <w:tbl>
      <w:tblPr>
        <w:tblStyle w:val="Table"/>
        <w:tblW w:w="0" w:type="auto"/>
        <w:tblLook w:val="0020" w:firstRow="1" w:lastRow="0" w:firstColumn="0" w:lastColumn="0" w:noHBand="0" w:noVBand="0"/>
      </w:tblPr>
      <w:tblGrid>
        <w:gridCol w:w="1018"/>
        <w:gridCol w:w="629"/>
        <w:gridCol w:w="648"/>
        <w:gridCol w:w="714"/>
        <w:gridCol w:w="703"/>
        <w:gridCol w:w="671"/>
        <w:gridCol w:w="648"/>
        <w:gridCol w:w="714"/>
        <w:gridCol w:w="967"/>
        <w:gridCol w:w="648"/>
        <w:gridCol w:w="714"/>
        <w:gridCol w:w="980"/>
      </w:tblGrid>
      <w:tr w:rsidR="002B39CF" w14:paraId="7E931DAF" w14:textId="77777777" w:rsidTr="002B39CF">
        <w:trPr>
          <w:cnfStyle w:val="100000000000" w:firstRow="1" w:lastRow="0" w:firstColumn="0" w:lastColumn="0" w:oddVBand="0" w:evenVBand="0" w:oddHBand="0" w:evenHBand="0" w:firstRowFirstColumn="0" w:firstRowLastColumn="0" w:lastRowFirstColumn="0" w:lastRowLastColumn="0"/>
          <w:tblHeader/>
        </w:trPr>
        <w:tc>
          <w:tcPr>
            <w:tcW w:w="0" w:type="auto"/>
          </w:tcPr>
          <w:p w14:paraId="5FA8E257" w14:textId="77777777" w:rsidR="002B39CF" w:rsidRDefault="00000000">
            <w:pPr>
              <w:pStyle w:val="Compact"/>
            </w:pPr>
            <w:r>
              <w:t>Sample</w:t>
            </w:r>
          </w:p>
        </w:tc>
        <w:tc>
          <w:tcPr>
            <w:tcW w:w="0" w:type="auto"/>
          </w:tcPr>
          <w:p w14:paraId="6CFFFB92" w14:textId="77777777" w:rsidR="002B39CF" w:rsidRDefault="00000000">
            <w:pPr>
              <w:pStyle w:val="Compact"/>
            </w:pPr>
            <m:oMath>
              <m:sSub>
                <m:sSubPr>
                  <m:ctrlPr>
                    <w:rPr>
                      <w:rFonts w:ascii="Cambria Math" w:hAnsi="Cambria Math"/>
                    </w:rPr>
                  </m:ctrlPr>
                </m:sSubPr>
                <m:e>
                  <m:r>
                    <w:rPr>
                      <w:rFonts w:ascii="Cambria Math" w:hAnsi="Cambria Math"/>
                    </w:rPr>
                    <m:t>M</m:t>
                  </m:r>
                </m:e>
                <m:sub>
                  <m:r>
                    <m:rPr>
                      <m:nor/>
                    </m:rPr>
                    <m:t>crucible</m:t>
                  </m:r>
                </m:sub>
              </m:sSub>
            </m:oMath>
            <w:r>
              <w:t xml:space="preserve"> (g)</w:t>
            </w:r>
          </w:p>
        </w:tc>
        <w:tc>
          <w:tcPr>
            <w:tcW w:w="0" w:type="auto"/>
          </w:tcPr>
          <w:p w14:paraId="3362F352" w14:textId="77777777" w:rsidR="002B39CF" w:rsidRDefault="00000000">
            <w:pPr>
              <w:pStyle w:val="Compact"/>
            </w:pPr>
            <m:oMath>
              <m:sSub>
                <m:sSubPr>
                  <m:ctrlPr>
                    <w:rPr>
                      <w:rFonts w:ascii="Cambria Math" w:hAnsi="Cambria Math"/>
                    </w:rPr>
                  </m:ctrlPr>
                </m:sSubPr>
                <m:e>
                  <m:r>
                    <w:rPr>
                      <w:rFonts w:ascii="Cambria Math" w:hAnsi="Cambria Math"/>
                    </w:rPr>
                    <m:t>M</m:t>
                  </m:r>
                </m:e>
                <m:sub>
                  <m:r>
                    <m:rPr>
                      <m:nor/>
                    </m:rPr>
                    <m:t>wet</m:t>
                  </m:r>
                </m:sub>
              </m:sSub>
            </m:oMath>
            <w:r>
              <w:t xml:space="preserve"> (g)</w:t>
            </w:r>
          </w:p>
        </w:tc>
        <w:tc>
          <w:tcPr>
            <w:tcW w:w="0" w:type="auto"/>
          </w:tcPr>
          <w:p w14:paraId="761D5E30" w14:textId="77777777" w:rsidR="002B39CF" w:rsidRDefault="00000000">
            <w:pPr>
              <w:pStyle w:val="Compact"/>
            </w:pPr>
            <m:oMath>
              <m:sSub>
                <m:sSubPr>
                  <m:ctrlPr>
                    <w:rPr>
                      <w:rFonts w:ascii="Cambria Math" w:hAnsi="Cambria Math"/>
                    </w:rPr>
                  </m:ctrlPr>
                </m:sSubPr>
                <m:e>
                  <m:r>
                    <w:rPr>
                      <w:rFonts w:ascii="Cambria Math" w:hAnsi="Cambria Math"/>
                    </w:rPr>
                    <m:t>M</m:t>
                  </m:r>
                </m:e>
                <m:sub>
                  <m:r>
                    <m:rPr>
                      <m:nor/>
                    </m:rPr>
                    <m:t>sample</m:t>
                  </m:r>
                </m:sub>
              </m:sSub>
            </m:oMath>
            <w:r>
              <w:t xml:space="preserve"> (g)</w:t>
            </w:r>
          </w:p>
        </w:tc>
        <w:tc>
          <w:tcPr>
            <w:tcW w:w="0" w:type="auto"/>
          </w:tcPr>
          <w:p w14:paraId="5FB349A0" w14:textId="77777777" w:rsidR="002B39CF" w:rsidRDefault="00000000">
            <w:pPr>
              <w:pStyle w:val="Compact"/>
            </w:pPr>
            <m:oMath>
              <m:sSub>
                <m:sSubPr>
                  <m:ctrlPr>
                    <w:rPr>
                      <w:rFonts w:ascii="Cambria Math" w:hAnsi="Cambria Math"/>
                    </w:rPr>
                  </m:ctrlPr>
                </m:sSubPr>
                <m:e>
                  <m:r>
                    <w:rPr>
                      <w:rFonts w:ascii="Cambria Math" w:hAnsi="Cambria Math"/>
                    </w:rPr>
                    <m:t>V</m:t>
                  </m:r>
                </m:e>
                <m:sub>
                  <m:r>
                    <m:rPr>
                      <m:nor/>
                    </m:rPr>
                    <m:t>sample</m:t>
                  </m:r>
                </m:sub>
              </m:sSub>
            </m:oMath>
            <w:r>
              <w:t xml:space="preserve"> (L)</w:t>
            </w:r>
          </w:p>
        </w:tc>
        <w:tc>
          <w:tcPr>
            <w:tcW w:w="0" w:type="auto"/>
          </w:tcPr>
          <w:p w14:paraId="7C1C786E" w14:textId="77777777" w:rsidR="002B39CF" w:rsidRDefault="00000000">
            <w:pPr>
              <w:pStyle w:val="Compact"/>
            </w:pPr>
            <m:oMath>
              <m:sSub>
                <m:sSubPr>
                  <m:ctrlPr>
                    <w:rPr>
                      <w:rFonts w:ascii="Cambria Math" w:hAnsi="Cambria Math"/>
                    </w:rPr>
                  </m:ctrlPr>
                </m:sSubPr>
                <m:e>
                  <m:r>
                    <w:rPr>
                      <w:rFonts w:ascii="Cambria Math" w:hAnsi="Cambria Math"/>
                    </w:rPr>
                    <m:t>M</m:t>
                  </m:r>
                </m:e>
                <m:sub>
                  <m:r>
                    <w:rPr>
                      <w:rFonts w:ascii="Cambria Math" w:hAnsi="Cambria Math"/>
                    </w:rPr>
                    <m:t>105</m:t>
                  </m:r>
                </m:sub>
              </m:sSub>
            </m:oMath>
            <w:r>
              <w:t xml:space="preserve"> (g)</w:t>
            </w:r>
          </w:p>
        </w:tc>
        <w:tc>
          <w:tcPr>
            <w:tcW w:w="0" w:type="auto"/>
          </w:tcPr>
          <w:p w14:paraId="6B451715" w14:textId="77777777" w:rsidR="002B39CF" w:rsidRDefault="00000000">
            <w:pPr>
              <w:pStyle w:val="Compact"/>
            </w:pPr>
            <w:r>
              <w:t>TS (g /L)</w:t>
            </w:r>
          </w:p>
        </w:tc>
        <w:tc>
          <w:tcPr>
            <w:tcW w:w="0" w:type="auto"/>
          </w:tcPr>
          <w:p w14:paraId="54937BE3" w14:textId="77777777" w:rsidR="002B39CF" w:rsidRDefault="00000000">
            <w:pPr>
              <w:pStyle w:val="Compact"/>
            </w:pPr>
            <w:r>
              <w:t>Average TS (g /L)</w:t>
            </w:r>
          </w:p>
        </w:tc>
        <w:tc>
          <w:tcPr>
            <w:tcW w:w="0" w:type="auto"/>
          </w:tcPr>
          <w:p w14:paraId="390485A9" w14:textId="77777777" w:rsidR="002B39CF" w:rsidRDefault="00000000">
            <w:pPr>
              <w:pStyle w:val="Compact"/>
            </w:pPr>
            <m:oMath>
              <m:sSub>
                <m:sSubPr>
                  <m:ctrlPr>
                    <w:rPr>
                      <w:rFonts w:ascii="Cambria Math" w:hAnsi="Cambria Math"/>
                    </w:rPr>
                  </m:ctrlPr>
                </m:sSubPr>
                <m:e>
                  <m:r>
                    <w:rPr>
                      <w:rFonts w:ascii="Cambria Math" w:hAnsi="Cambria Math"/>
                    </w:rPr>
                    <m:t>M</m:t>
                  </m:r>
                </m:e>
                <m:sub>
                  <m:r>
                    <w:rPr>
                      <w:rFonts w:ascii="Cambria Math" w:hAnsi="Cambria Math"/>
                    </w:rPr>
                    <m:t>550</m:t>
                  </m:r>
                </m:sub>
              </m:sSub>
            </m:oMath>
            <w:r>
              <w:t xml:space="preserve"> (g)</w:t>
            </w:r>
          </w:p>
        </w:tc>
        <w:tc>
          <w:tcPr>
            <w:tcW w:w="0" w:type="auto"/>
          </w:tcPr>
          <w:p w14:paraId="7D888832" w14:textId="77777777" w:rsidR="002B39CF" w:rsidRDefault="00000000">
            <w:pPr>
              <w:pStyle w:val="Compact"/>
            </w:pPr>
            <w:r>
              <w:t>VS (g /L)</w:t>
            </w:r>
          </w:p>
        </w:tc>
        <w:tc>
          <w:tcPr>
            <w:tcW w:w="0" w:type="auto"/>
          </w:tcPr>
          <w:p w14:paraId="79DDE444" w14:textId="77777777" w:rsidR="002B39CF" w:rsidRDefault="00000000">
            <w:pPr>
              <w:pStyle w:val="Compact"/>
            </w:pPr>
            <w:r>
              <w:t>Average VS (g /L)</w:t>
            </w:r>
          </w:p>
        </w:tc>
        <w:tc>
          <w:tcPr>
            <w:tcW w:w="0" w:type="auto"/>
          </w:tcPr>
          <w:p w14:paraId="508AF984" w14:textId="77777777" w:rsidR="002B39CF" w:rsidRDefault="002B39CF">
            <w:pPr>
              <w:pStyle w:val="Compact"/>
            </w:pPr>
          </w:p>
        </w:tc>
      </w:tr>
      <w:tr w:rsidR="002B39CF" w14:paraId="68E85F33" w14:textId="77777777">
        <w:tc>
          <w:tcPr>
            <w:tcW w:w="0" w:type="auto"/>
            <w:gridSpan w:val="12"/>
          </w:tcPr>
          <w:p w14:paraId="6CE6AF84" w14:textId="77777777" w:rsidR="002B39CF" w:rsidRDefault="00000000">
            <w:pPr>
              <w:pStyle w:val="Compact"/>
            </w:pPr>
            <w:r>
              <w:rPr>
                <w:i/>
                <w:iCs/>
              </w:rPr>
              <w:t>Table 4.1 continued</w:t>
            </w:r>
          </w:p>
        </w:tc>
      </w:tr>
      <w:tr w:rsidR="002B39CF" w14:paraId="502B9CC5" w14:textId="77777777">
        <w:tc>
          <w:tcPr>
            <w:tcW w:w="0" w:type="auto"/>
          </w:tcPr>
          <w:p w14:paraId="3599184C" w14:textId="77777777" w:rsidR="002B39CF" w:rsidRDefault="00000000">
            <w:pPr>
              <w:pStyle w:val="Compact"/>
            </w:pPr>
            <w:r>
              <w:t>Sample</w:t>
            </w:r>
          </w:p>
        </w:tc>
        <w:tc>
          <w:tcPr>
            <w:tcW w:w="0" w:type="auto"/>
          </w:tcPr>
          <w:p w14:paraId="4D45DD3F" w14:textId="77777777" w:rsidR="002B39CF" w:rsidRDefault="00000000">
            <w:pPr>
              <w:pStyle w:val="Compact"/>
            </w:pPr>
            <m:oMath>
              <m:sSub>
                <m:sSubPr>
                  <m:ctrlPr>
                    <w:rPr>
                      <w:rFonts w:ascii="Cambria Math" w:hAnsi="Cambria Math"/>
                    </w:rPr>
                  </m:ctrlPr>
                </m:sSubPr>
                <m:e>
                  <m:r>
                    <w:rPr>
                      <w:rFonts w:ascii="Cambria Math" w:hAnsi="Cambria Math"/>
                    </w:rPr>
                    <m:t>M</m:t>
                  </m:r>
                </m:e>
                <m:sub>
                  <m:r>
                    <m:rPr>
                      <m:nor/>
                    </m:rPr>
                    <m:t>crucible</m:t>
                  </m:r>
                </m:sub>
              </m:sSub>
            </m:oMath>
            <w:r>
              <w:t xml:space="preserve"> (g)</w:t>
            </w:r>
          </w:p>
        </w:tc>
        <w:tc>
          <w:tcPr>
            <w:tcW w:w="0" w:type="auto"/>
          </w:tcPr>
          <w:p w14:paraId="0C45983A" w14:textId="77777777" w:rsidR="002B39CF" w:rsidRDefault="00000000">
            <w:pPr>
              <w:pStyle w:val="Compact"/>
            </w:pPr>
            <m:oMath>
              <m:sSub>
                <m:sSubPr>
                  <m:ctrlPr>
                    <w:rPr>
                      <w:rFonts w:ascii="Cambria Math" w:hAnsi="Cambria Math"/>
                    </w:rPr>
                  </m:ctrlPr>
                </m:sSubPr>
                <m:e>
                  <m:r>
                    <w:rPr>
                      <w:rFonts w:ascii="Cambria Math" w:hAnsi="Cambria Math"/>
                    </w:rPr>
                    <m:t>M</m:t>
                  </m:r>
                </m:e>
                <m:sub>
                  <m:r>
                    <m:rPr>
                      <m:nor/>
                    </m:rPr>
                    <m:t>wet</m:t>
                  </m:r>
                </m:sub>
              </m:sSub>
            </m:oMath>
            <w:r>
              <w:t xml:space="preserve"> (g)</w:t>
            </w:r>
          </w:p>
        </w:tc>
        <w:tc>
          <w:tcPr>
            <w:tcW w:w="0" w:type="auto"/>
          </w:tcPr>
          <w:p w14:paraId="64ED907B" w14:textId="77777777" w:rsidR="002B39CF" w:rsidRDefault="00000000">
            <w:pPr>
              <w:pStyle w:val="Compact"/>
            </w:pPr>
            <m:oMath>
              <m:sSub>
                <m:sSubPr>
                  <m:ctrlPr>
                    <w:rPr>
                      <w:rFonts w:ascii="Cambria Math" w:hAnsi="Cambria Math"/>
                    </w:rPr>
                  </m:ctrlPr>
                </m:sSubPr>
                <m:e>
                  <m:r>
                    <w:rPr>
                      <w:rFonts w:ascii="Cambria Math" w:hAnsi="Cambria Math"/>
                    </w:rPr>
                    <m:t>M</m:t>
                  </m:r>
                </m:e>
                <m:sub>
                  <m:r>
                    <m:rPr>
                      <m:nor/>
                    </m:rPr>
                    <m:t>sample</m:t>
                  </m:r>
                </m:sub>
              </m:sSub>
            </m:oMath>
            <w:r>
              <w:t xml:space="preserve"> (g)</w:t>
            </w:r>
          </w:p>
        </w:tc>
        <w:tc>
          <w:tcPr>
            <w:tcW w:w="0" w:type="auto"/>
          </w:tcPr>
          <w:p w14:paraId="08CCAD5B" w14:textId="77777777" w:rsidR="002B39CF" w:rsidRDefault="00000000">
            <w:pPr>
              <w:pStyle w:val="Compact"/>
            </w:pPr>
            <m:oMath>
              <m:sSub>
                <m:sSubPr>
                  <m:ctrlPr>
                    <w:rPr>
                      <w:rFonts w:ascii="Cambria Math" w:hAnsi="Cambria Math"/>
                    </w:rPr>
                  </m:ctrlPr>
                </m:sSubPr>
                <m:e>
                  <m:r>
                    <w:rPr>
                      <w:rFonts w:ascii="Cambria Math" w:hAnsi="Cambria Math"/>
                    </w:rPr>
                    <m:t>V</m:t>
                  </m:r>
                </m:e>
                <m:sub>
                  <m:r>
                    <m:rPr>
                      <m:nor/>
                    </m:rPr>
                    <m:t>sample</m:t>
                  </m:r>
                </m:sub>
              </m:sSub>
            </m:oMath>
            <w:r>
              <w:t xml:space="preserve"> (L)</w:t>
            </w:r>
          </w:p>
        </w:tc>
        <w:tc>
          <w:tcPr>
            <w:tcW w:w="0" w:type="auto"/>
          </w:tcPr>
          <w:p w14:paraId="2F233A66" w14:textId="77777777" w:rsidR="002B39CF" w:rsidRDefault="00000000">
            <w:pPr>
              <w:pStyle w:val="Compact"/>
            </w:pPr>
            <m:oMath>
              <m:sSub>
                <m:sSubPr>
                  <m:ctrlPr>
                    <w:rPr>
                      <w:rFonts w:ascii="Cambria Math" w:hAnsi="Cambria Math"/>
                    </w:rPr>
                  </m:ctrlPr>
                </m:sSubPr>
                <m:e>
                  <m:r>
                    <w:rPr>
                      <w:rFonts w:ascii="Cambria Math" w:hAnsi="Cambria Math"/>
                    </w:rPr>
                    <m:t>M</m:t>
                  </m:r>
                </m:e>
                <m:sub>
                  <m:r>
                    <w:rPr>
                      <w:rFonts w:ascii="Cambria Math" w:hAnsi="Cambria Math"/>
                    </w:rPr>
                    <m:t>105</m:t>
                  </m:r>
                </m:sub>
              </m:sSub>
            </m:oMath>
            <w:r>
              <w:t xml:space="preserve"> (g)</w:t>
            </w:r>
          </w:p>
        </w:tc>
        <w:tc>
          <w:tcPr>
            <w:tcW w:w="0" w:type="auto"/>
          </w:tcPr>
          <w:p w14:paraId="758439B0" w14:textId="77777777" w:rsidR="002B39CF" w:rsidRDefault="00000000">
            <w:pPr>
              <w:pStyle w:val="Compact"/>
            </w:pPr>
            <w:r>
              <w:t>TS (g /L)</w:t>
            </w:r>
          </w:p>
        </w:tc>
        <w:tc>
          <w:tcPr>
            <w:tcW w:w="0" w:type="auto"/>
          </w:tcPr>
          <w:p w14:paraId="6CA5FE96" w14:textId="77777777" w:rsidR="002B39CF" w:rsidRDefault="00000000">
            <w:pPr>
              <w:pStyle w:val="Compact"/>
            </w:pPr>
            <w:r>
              <w:t>Average TS (g /L)</w:t>
            </w:r>
          </w:p>
        </w:tc>
        <w:tc>
          <w:tcPr>
            <w:tcW w:w="0" w:type="auto"/>
          </w:tcPr>
          <w:p w14:paraId="37249EAE" w14:textId="77777777" w:rsidR="002B39CF" w:rsidRDefault="00000000">
            <w:pPr>
              <w:pStyle w:val="Compact"/>
            </w:pPr>
            <m:oMath>
              <m:sSub>
                <m:sSubPr>
                  <m:ctrlPr>
                    <w:rPr>
                      <w:rFonts w:ascii="Cambria Math" w:hAnsi="Cambria Math"/>
                    </w:rPr>
                  </m:ctrlPr>
                </m:sSubPr>
                <m:e>
                  <m:r>
                    <w:rPr>
                      <w:rFonts w:ascii="Cambria Math" w:hAnsi="Cambria Math"/>
                    </w:rPr>
                    <m:t>M</m:t>
                  </m:r>
                </m:e>
                <m:sub>
                  <m:r>
                    <w:rPr>
                      <w:rFonts w:ascii="Cambria Math" w:hAnsi="Cambria Math"/>
                    </w:rPr>
                    <m:t>550</m:t>
                  </m:r>
                </m:sub>
              </m:sSub>
            </m:oMath>
            <w:r>
              <w:t xml:space="preserve"> (g)</w:t>
            </w:r>
          </w:p>
        </w:tc>
        <w:tc>
          <w:tcPr>
            <w:tcW w:w="0" w:type="auto"/>
          </w:tcPr>
          <w:p w14:paraId="12E83921" w14:textId="77777777" w:rsidR="002B39CF" w:rsidRDefault="00000000">
            <w:pPr>
              <w:pStyle w:val="Compact"/>
            </w:pPr>
            <w:r>
              <w:t>VS (g /L)</w:t>
            </w:r>
          </w:p>
        </w:tc>
        <w:tc>
          <w:tcPr>
            <w:tcW w:w="0" w:type="auto"/>
          </w:tcPr>
          <w:p w14:paraId="71E45823" w14:textId="77777777" w:rsidR="002B39CF" w:rsidRDefault="00000000">
            <w:pPr>
              <w:pStyle w:val="Compact"/>
            </w:pPr>
            <w:r>
              <w:t xml:space="preserve">Average VS (g </w:t>
            </w:r>
            <w:r>
              <w:lastRenderedPageBreak/>
              <w:t>/L)</w:t>
            </w:r>
          </w:p>
        </w:tc>
        <w:tc>
          <w:tcPr>
            <w:tcW w:w="0" w:type="auto"/>
          </w:tcPr>
          <w:p w14:paraId="60163CE9" w14:textId="77777777" w:rsidR="002B39CF" w:rsidRDefault="002B39CF">
            <w:pPr>
              <w:pStyle w:val="Compact"/>
            </w:pPr>
          </w:p>
        </w:tc>
      </w:tr>
      <w:tr w:rsidR="002B39CF" w14:paraId="518DF32A" w14:textId="77777777">
        <w:tc>
          <w:tcPr>
            <w:tcW w:w="0" w:type="auto"/>
          </w:tcPr>
          <w:p w14:paraId="342A2183" w14:textId="77777777" w:rsidR="002B39CF" w:rsidRDefault="00000000">
            <w:pPr>
              <w:pStyle w:val="Compact"/>
            </w:pPr>
            <w:r>
              <w:t>Sample</w:t>
            </w:r>
          </w:p>
        </w:tc>
        <w:tc>
          <w:tcPr>
            <w:tcW w:w="0" w:type="auto"/>
          </w:tcPr>
          <w:p w14:paraId="4F54604D" w14:textId="77777777" w:rsidR="002B39CF" w:rsidRDefault="002B39CF">
            <w:pPr>
              <w:pStyle w:val="Compact"/>
            </w:pPr>
          </w:p>
        </w:tc>
        <w:tc>
          <w:tcPr>
            <w:tcW w:w="0" w:type="auto"/>
          </w:tcPr>
          <w:p w14:paraId="72FF4F46" w14:textId="77777777" w:rsidR="002B39CF" w:rsidRDefault="00000000">
            <w:pPr>
              <w:pStyle w:val="Compact"/>
            </w:pPr>
            <w:r>
              <w:t>m0 (g)</w:t>
            </w:r>
          </w:p>
        </w:tc>
        <w:tc>
          <w:tcPr>
            <w:tcW w:w="0" w:type="auto"/>
          </w:tcPr>
          <w:p w14:paraId="47912073" w14:textId="77777777" w:rsidR="002B39CF" w:rsidRDefault="00000000">
            <w:pPr>
              <w:pStyle w:val="Compact"/>
            </w:pPr>
            <w:r>
              <w:t>m1 (g)</w:t>
            </w:r>
          </w:p>
        </w:tc>
        <w:tc>
          <w:tcPr>
            <w:tcW w:w="0" w:type="auto"/>
          </w:tcPr>
          <w:p w14:paraId="2596A489" w14:textId="77777777" w:rsidR="002B39CF" w:rsidRDefault="00000000">
            <w:pPr>
              <w:pStyle w:val="Compact"/>
            </w:pPr>
            <w:r>
              <w:t>m sub (g)</w:t>
            </w:r>
          </w:p>
        </w:tc>
        <w:tc>
          <w:tcPr>
            <w:tcW w:w="0" w:type="auto"/>
          </w:tcPr>
          <w:p w14:paraId="1F32DD8F" w14:textId="77777777" w:rsidR="002B39CF" w:rsidRDefault="00000000">
            <w:pPr>
              <w:pStyle w:val="Compact"/>
            </w:pPr>
            <w:r>
              <w:t>V sub (L)</w:t>
            </w:r>
          </w:p>
        </w:tc>
        <w:tc>
          <w:tcPr>
            <w:tcW w:w="0" w:type="auto"/>
          </w:tcPr>
          <w:p w14:paraId="7D6A7CDB" w14:textId="77777777" w:rsidR="002B39CF" w:rsidRDefault="00000000">
            <w:pPr>
              <w:pStyle w:val="Compact"/>
            </w:pPr>
            <w:r>
              <w:t>m2 (g)</w:t>
            </w:r>
          </w:p>
        </w:tc>
        <w:tc>
          <w:tcPr>
            <w:tcW w:w="0" w:type="auto"/>
          </w:tcPr>
          <w:p w14:paraId="7944C974" w14:textId="77777777" w:rsidR="002B39CF" w:rsidRDefault="00000000">
            <w:pPr>
              <w:pStyle w:val="Compact"/>
            </w:pPr>
            <w:r>
              <w:t>TS (g/L)</w:t>
            </w:r>
          </w:p>
        </w:tc>
        <w:tc>
          <w:tcPr>
            <w:tcW w:w="0" w:type="auto"/>
          </w:tcPr>
          <w:p w14:paraId="5EF1568F" w14:textId="77777777" w:rsidR="002B39CF" w:rsidRDefault="00000000">
            <w:pPr>
              <w:pStyle w:val="Compact"/>
            </w:pPr>
            <w:r>
              <w:t>media TS (g/L)</w:t>
            </w:r>
          </w:p>
        </w:tc>
        <w:tc>
          <w:tcPr>
            <w:tcW w:w="0" w:type="auto"/>
          </w:tcPr>
          <w:p w14:paraId="6B9289AF" w14:textId="77777777" w:rsidR="002B39CF" w:rsidRDefault="00000000">
            <w:pPr>
              <w:pStyle w:val="Compact"/>
            </w:pPr>
            <w:r>
              <w:t>m3 (g)</w:t>
            </w:r>
          </w:p>
        </w:tc>
        <w:tc>
          <w:tcPr>
            <w:tcW w:w="0" w:type="auto"/>
          </w:tcPr>
          <w:p w14:paraId="6FB8E154" w14:textId="77777777" w:rsidR="002B39CF" w:rsidRDefault="00000000">
            <w:pPr>
              <w:pStyle w:val="Compact"/>
            </w:pPr>
            <w:r>
              <w:t>VS (g/L)</w:t>
            </w:r>
          </w:p>
        </w:tc>
        <w:tc>
          <w:tcPr>
            <w:tcW w:w="0" w:type="auto"/>
          </w:tcPr>
          <w:p w14:paraId="22A93CCB" w14:textId="77777777" w:rsidR="002B39CF" w:rsidRDefault="00000000">
            <w:pPr>
              <w:pStyle w:val="Compact"/>
            </w:pPr>
            <w:r>
              <w:t>media VS (g/L)</w:t>
            </w:r>
          </w:p>
        </w:tc>
      </w:tr>
      <w:tr w:rsidR="002B39CF" w14:paraId="239748A0" w14:textId="77777777">
        <w:tc>
          <w:tcPr>
            <w:tcW w:w="0" w:type="auto"/>
          </w:tcPr>
          <w:p w14:paraId="4DB66DAB" w14:textId="77777777" w:rsidR="002B39CF" w:rsidRDefault="00000000">
            <w:pPr>
              <w:pStyle w:val="Compact"/>
            </w:pPr>
            <w:r>
              <w:t>Food Waste</w:t>
            </w:r>
          </w:p>
        </w:tc>
        <w:tc>
          <w:tcPr>
            <w:tcW w:w="0" w:type="auto"/>
          </w:tcPr>
          <w:p w14:paraId="6A9A2A09" w14:textId="77777777" w:rsidR="002B39CF" w:rsidRDefault="00000000">
            <w:pPr>
              <w:pStyle w:val="Compact"/>
            </w:pPr>
            <w:r>
              <w:t>1</w:t>
            </w:r>
          </w:p>
        </w:tc>
        <w:tc>
          <w:tcPr>
            <w:tcW w:w="0" w:type="auto"/>
          </w:tcPr>
          <w:p w14:paraId="374B9135" w14:textId="77777777" w:rsidR="002B39CF" w:rsidRDefault="00000000">
            <w:pPr>
              <w:pStyle w:val="Compact"/>
            </w:pPr>
            <w:r>
              <w:t>78.731</w:t>
            </w:r>
          </w:p>
        </w:tc>
        <w:tc>
          <w:tcPr>
            <w:tcW w:w="0" w:type="auto"/>
          </w:tcPr>
          <w:p w14:paraId="690E7458" w14:textId="77777777" w:rsidR="002B39CF" w:rsidRDefault="00000000">
            <w:pPr>
              <w:pStyle w:val="Compact"/>
            </w:pPr>
            <w:r>
              <w:t>105.9875</w:t>
            </w:r>
          </w:p>
        </w:tc>
        <w:tc>
          <w:tcPr>
            <w:tcW w:w="0" w:type="auto"/>
          </w:tcPr>
          <w:p w14:paraId="6A9248DB" w14:textId="77777777" w:rsidR="002B39CF" w:rsidRDefault="00000000">
            <w:pPr>
              <w:pStyle w:val="Compact"/>
            </w:pPr>
            <w:r>
              <w:t>27.2565</w:t>
            </w:r>
          </w:p>
        </w:tc>
        <w:tc>
          <w:tcPr>
            <w:tcW w:w="0" w:type="auto"/>
          </w:tcPr>
          <w:p w14:paraId="0901E130" w14:textId="77777777" w:rsidR="002B39CF" w:rsidRDefault="00000000">
            <w:pPr>
              <w:pStyle w:val="Compact"/>
            </w:pPr>
            <w:r>
              <w:t>0.0255</w:t>
            </w:r>
          </w:p>
        </w:tc>
        <w:tc>
          <w:tcPr>
            <w:tcW w:w="0" w:type="auto"/>
          </w:tcPr>
          <w:p w14:paraId="2828A9EF" w14:textId="77777777" w:rsidR="002B39CF" w:rsidRDefault="00000000">
            <w:pPr>
              <w:pStyle w:val="Compact"/>
            </w:pPr>
            <w:r>
              <w:t>91.0021</w:t>
            </w:r>
          </w:p>
        </w:tc>
        <w:tc>
          <w:tcPr>
            <w:tcW w:w="0" w:type="auto"/>
          </w:tcPr>
          <w:p w14:paraId="3B0BF1D8" w14:textId="77777777" w:rsidR="002B39CF" w:rsidRDefault="00000000">
            <w:pPr>
              <w:pStyle w:val="Compact"/>
            </w:pPr>
            <w:r>
              <w:t>481.0194</w:t>
            </w:r>
          </w:p>
        </w:tc>
        <w:tc>
          <w:tcPr>
            <w:tcW w:w="0" w:type="auto"/>
          </w:tcPr>
          <w:p w14:paraId="5449B1E7" w14:textId="77777777" w:rsidR="002B39CF" w:rsidRDefault="00000000">
            <w:pPr>
              <w:pStyle w:val="Compact"/>
            </w:pPr>
            <w:r>
              <w:t>536.3998</w:t>
            </w:r>
          </w:p>
        </w:tc>
        <w:tc>
          <w:tcPr>
            <w:tcW w:w="0" w:type="auto"/>
          </w:tcPr>
          <w:p w14:paraId="2A3ABADE" w14:textId="77777777" w:rsidR="002B39CF" w:rsidRDefault="00000000">
            <w:pPr>
              <w:pStyle w:val="Compact"/>
            </w:pPr>
            <w:r>
              <w:t>79.2024</w:t>
            </w:r>
          </w:p>
        </w:tc>
        <w:tc>
          <w:tcPr>
            <w:tcW w:w="0" w:type="auto"/>
          </w:tcPr>
          <w:p w14:paraId="2A1FA939" w14:textId="77777777" w:rsidR="002B39CF" w:rsidRDefault="00000000">
            <w:pPr>
              <w:pStyle w:val="Compact"/>
            </w:pPr>
            <w:r>
              <w:t>462.5408</w:t>
            </w:r>
          </w:p>
        </w:tc>
        <w:tc>
          <w:tcPr>
            <w:tcW w:w="0" w:type="auto"/>
          </w:tcPr>
          <w:p w14:paraId="1BABA9A1" w14:textId="77777777" w:rsidR="002B39CF" w:rsidRDefault="00000000">
            <w:pPr>
              <w:pStyle w:val="Compact"/>
            </w:pPr>
            <w:r>
              <w:t>520.8068</w:t>
            </w:r>
          </w:p>
        </w:tc>
      </w:tr>
      <w:tr w:rsidR="002B39CF" w14:paraId="605E47F2" w14:textId="77777777">
        <w:tc>
          <w:tcPr>
            <w:tcW w:w="0" w:type="auto"/>
          </w:tcPr>
          <w:p w14:paraId="7DC9F25F" w14:textId="77777777" w:rsidR="002B39CF" w:rsidRDefault="002B39CF">
            <w:pPr>
              <w:pStyle w:val="Compact"/>
            </w:pPr>
          </w:p>
        </w:tc>
        <w:tc>
          <w:tcPr>
            <w:tcW w:w="0" w:type="auto"/>
          </w:tcPr>
          <w:p w14:paraId="476414F5" w14:textId="77777777" w:rsidR="002B39CF" w:rsidRDefault="00000000">
            <w:pPr>
              <w:pStyle w:val="Compact"/>
            </w:pPr>
            <w:r>
              <w:t>2</w:t>
            </w:r>
          </w:p>
        </w:tc>
        <w:tc>
          <w:tcPr>
            <w:tcW w:w="0" w:type="auto"/>
          </w:tcPr>
          <w:p w14:paraId="6584CACD" w14:textId="77777777" w:rsidR="002B39CF" w:rsidRDefault="00000000">
            <w:pPr>
              <w:pStyle w:val="Compact"/>
            </w:pPr>
            <w:r>
              <w:t>84.3206</w:t>
            </w:r>
          </w:p>
        </w:tc>
        <w:tc>
          <w:tcPr>
            <w:tcW w:w="0" w:type="auto"/>
          </w:tcPr>
          <w:p w14:paraId="32650579" w14:textId="77777777" w:rsidR="002B39CF" w:rsidRDefault="00000000">
            <w:pPr>
              <w:pStyle w:val="Compact"/>
            </w:pPr>
            <w:r>
              <w:t>113.2979</w:t>
            </w:r>
          </w:p>
        </w:tc>
        <w:tc>
          <w:tcPr>
            <w:tcW w:w="0" w:type="auto"/>
          </w:tcPr>
          <w:p w14:paraId="688FB51E" w14:textId="77777777" w:rsidR="002B39CF" w:rsidRDefault="00000000">
            <w:pPr>
              <w:pStyle w:val="Compact"/>
            </w:pPr>
            <w:r>
              <w:t>28.9773</w:t>
            </w:r>
          </w:p>
        </w:tc>
        <w:tc>
          <w:tcPr>
            <w:tcW w:w="0" w:type="auto"/>
          </w:tcPr>
          <w:p w14:paraId="6C2428A5" w14:textId="77777777" w:rsidR="002B39CF" w:rsidRDefault="00000000">
            <w:pPr>
              <w:pStyle w:val="Compact"/>
            </w:pPr>
            <w:r>
              <w:t>0.0271</w:t>
            </w:r>
          </w:p>
        </w:tc>
        <w:tc>
          <w:tcPr>
            <w:tcW w:w="0" w:type="auto"/>
          </w:tcPr>
          <w:p w14:paraId="42383F99" w14:textId="77777777" w:rsidR="002B39CF" w:rsidRDefault="00000000">
            <w:pPr>
              <w:pStyle w:val="Compact"/>
            </w:pPr>
            <w:r>
              <w:t>98.8684</w:t>
            </w:r>
          </w:p>
        </w:tc>
        <w:tc>
          <w:tcPr>
            <w:tcW w:w="0" w:type="auto"/>
          </w:tcPr>
          <w:p w14:paraId="02EC9B97" w14:textId="77777777" w:rsidR="002B39CF" w:rsidRDefault="00000000">
            <w:pPr>
              <w:pStyle w:val="Compact"/>
            </w:pPr>
            <w:r>
              <w:t>536.3998</w:t>
            </w:r>
          </w:p>
        </w:tc>
        <w:tc>
          <w:tcPr>
            <w:tcW w:w="0" w:type="auto"/>
          </w:tcPr>
          <w:p w14:paraId="4A199C83" w14:textId="77777777" w:rsidR="002B39CF" w:rsidRDefault="002B39CF">
            <w:pPr>
              <w:pStyle w:val="Compact"/>
            </w:pPr>
          </w:p>
        </w:tc>
        <w:tc>
          <w:tcPr>
            <w:tcW w:w="0" w:type="auto"/>
          </w:tcPr>
          <w:p w14:paraId="53963152" w14:textId="77777777" w:rsidR="002B39CF" w:rsidRDefault="00000000">
            <w:pPr>
              <w:pStyle w:val="Compact"/>
            </w:pPr>
            <w:r>
              <w:t>84.7435</w:t>
            </w:r>
          </w:p>
        </w:tc>
        <w:tc>
          <w:tcPr>
            <w:tcW w:w="0" w:type="auto"/>
          </w:tcPr>
          <w:p w14:paraId="43EEFE91" w14:textId="77777777" w:rsidR="002B39CF" w:rsidRDefault="00000000">
            <w:pPr>
              <w:pStyle w:val="Compact"/>
            </w:pPr>
            <w:r>
              <w:t>520.8068</w:t>
            </w:r>
          </w:p>
        </w:tc>
        <w:tc>
          <w:tcPr>
            <w:tcW w:w="0" w:type="auto"/>
          </w:tcPr>
          <w:p w14:paraId="42A8CA1B" w14:textId="77777777" w:rsidR="002B39CF" w:rsidRDefault="002B39CF">
            <w:pPr>
              <w:pStyle w:val="Compact"/>
            </w:pPr>
          </w:p>
        </w:tc>
      </w:tr>
      <w:tr w:rsidR="002B39CF" w14:paraId="25ECCE62" w14:textId="77777777">
        <w:tc>
          <w:tcPr>
            <w:tcW w:w="0" w:type="auto"/>
          </w:tcPr>
          <w:p w14:paraId="1BFAFC76" w14:textId="77777777" w:rsidR="002B39CF" w:rsidRDefault="002B39CF">
            <w:pPr>
              <w:pStyle w:val="Compact"/>
            </w:pPr>
          </w:p>
        </w:tc>
        <w:tc>
          <w:tcPr>
            <w:tcW w:w="0" w:type="auto"/>
          </w:tcPr>
          <w:p w14:paraId="06B403C7" w14:textId="77777777" w:rsidR="002B39CF" w:rsidRDefault="00000000">
            <w:pPr>
              <w:pStyle w:val="Compact"/>
            </w:pPr>
            <w:r>
              <w:t>3</w:t>
            </w:r>
          </w:p>
        </w:tc>
        <w:tc>
          <w:tcPr>
            <w:tcW w:w="0" w:type="auto"/>
          </w:tcPr>
          <w:p w14:paraId="430192A7" w14:textId="77777777" w:rsidR="002B39CF" w:rsidRDefault="00000000">
            <w:pPr>
              <w:pStyle w:val="Compact"/>
            </w:pPr>
            <w:r>
              <w:t>77.5887</w:t>
            </w:r>
          </w:p>
        </w:tc>
        <w:tc>
          <w:tcPr>
            <w:tcW w:w="0" w:type="auto"/>
          </w:tcPr>
          <w:p w14:paraId="2E63F4B3" w14:textId="77777777" w:rsidR="002B39CF" w:rsidRDefault="00000000">
            <w:pPr>
              <w:pStyle w:val="Compact"/>
            </w:pPr>
            <w:r>
              <w:t>108.8399</w:t>
            </w:r>
          </w:p>
        </w:tc>
        <w:tc>
          <w:tcPr>
            <w:tcW w:w="0" w:type="auto"/>
          </w:tcPr>
          <w:p w14:paraId="4BAF3D4F" w14:textId="77777777" w:rsidR="002B39CF" w:rsidRDefault="00000000">
            <w:pPr>
              <w:pStyle w:val="Compact"/>
            </w:pPr>
            <w:r>
              <w:t>31.2512</w:t>
            </w:r>
          </w:p>
        </w:tc>
        <w:tc>
          <w:tcPr>
            <w:tcW w:w="0" w:type="auto"/>
          </w:tcPr>
          <w:p w14:paraId="1CCFE814" w14:textId="77777777" w:rsidR="002B39CF" w:rsidRDefault="00000000">
            <w:pPr>
              <w:pStyle w:val="Compact"/>
            </w:pPr>
            <w:r>
              <w:t>0.0292</w:t>
            </w:r>
          </w:p>
        </w:tc>
        <w:tc>
          <w:tcPr>
            <w:tcW w:w="0" w:type="auto"/>
          </w:tcPr>
          <w:p w14:paraId="6F06FBB6" w14:textId="77777777" w:rsidR="002B39CF" w:rsidRDefault="00000000">
            <w:pPr>
              <w:pStyle w:val="Compact"/>
            </w:pPr>
            <w:r>
              <w:t>93.4417</w:t>
            </w:r>
          </w:p>
        </w:tc>
        <w:tc>
          <w:tcPr>
            <w:tcW w:w="0" w:type="auto"/>
          </w:tcPr>
          <w:p w14:paraId="79F37B03" w14:textId="77777777" w:rsidR="002B39CF" w:rsidRDefault="00000000">
            <w:pPr>
              <w:pStyle w:val="Compact"/>
            </w:pPr>
            <w:r>
              <w:t>541.9933</w:t>
            </w:r>
          </w:p>
        </w:tc>
        <w:tc>
          <w:tcPr>
            <w:tcW w:w="0" w:type="auto"/>
          </w:tcPr>
          <w:p w14:paraId="0CC312B6" w14:textId="77777777" w:rsidR="002B39CF" w:rsidRDefault="002B39CF">
            <w:pPr>
              <w:pStyle w:val="Compact"/>
            </w:pPr>
          </w:p>
        </w:tc>
        <w:tc>
          <w:tcPr>
            <w:tcW w:w="0" w:type="auto"/>
          </w:tcPr>
          <w:p w14:paraId="32B183E5" w14:textId="77777777" w:rsidR="002B39CF" w:rsidRDefault="00000000">
            <w:pPr>
              <w:pStyle w:val="Compact"/>
            </w:pPr>
            <w:r>
              <w:t>78.1848</w:t>
            </w:r>
          </w:p>
        </w:tc>
        <w:tc>
          <w:tcPr>
            <w:tcW w:w="0" w:type="auto"/>
          </w:tcPr>
          <w:p w14:paraId="5F1DAF5F" w14:textId="77777777" w:rsidR="002B39CF" w:rsidRDefault="00000000">
            <w:pPr>
              <w:pStyle w:val="Compact"/>
            </w:pPr>
            <w:r>
              <w:t>521.6134</w:t>
            </w:r>
          </w:p>
        </w:tc>
        <w:tc>
          <w:tcPr>
            <w:tcW w:w="0" w:type="auto"/>
          </w:tcPr>
          <w:p w14:paraId="10DDBEC9" w14:textId="77777777" w:rsidR="002B39CF" w:rsidRDefault="002B39CF">
            <w:pPr>
              <w:pStyle w:val="Compact"/>
            </w:pPr>
          </w:p>
        </w:tc>
      </w:tr>
      <w:tr w:rsidR="002B39CF" w14:paraId="0AF85848" w14:textId="77777777">
        <w:tc>
          <w:tcPr>
            <w:tcW w:w="0" w:type="auto"/>
          </w:tcPr>
          <w:p w14:paraId="08B64345" w14:textId="77777777" w:rsidR="002B39CF" w:rsidRDefault="00000000">
            <w:pPr>
              <w:pStyle w:val="Compact"/>
            </w:pPr>
            <w:r>
              <w:t>Crude Glycerol</w:t>
            </w:r>
          </w:p>
        </w:tc>
        <w:tc>
          <w:tcPr>
            <w:tcW w:w="0" w:type="auto"/>
          </w:tcPr>
          <w:p w14:paraId="533F7459" w14:textId="77777777" w:rsidR="002B39CF" w:rsidRDefault="00000000">
            <w:pPr>
              <w:pStyle w:val="Compact"/>
            </w:pPr>
            <w:r>
              <w:t>1</w:t>
            </w:r>
          </w:p>
        </w:tc>
        <w:tc>
          <w:tcPr>
            <w:tcW w:w="0" w:type="auto"/>
          </w:tcPr>
          <w:p w14:paraId="445F62B5" w14:textId="77777777" w:rsidR="002B39CF" w:rsidRDefault="00000000">
            <w:pPr>
              <w:pStyle w:val="Compact"/>
            </w:pPr>
            <w:r>
              <w:t>84.2193</w:t>
            </w:r>
          </w:p>
        </w:tc>
        <w:tc>
          <w:tcPr>
            <w:tcW w:w="0" w:type="auto"/>
          </w:tcPr>
          <w:p w14:paraId="1A5A9492" w14:textId="77777777" w:rsidR="002B39CF" w:rsidRDefault="00000000">
            <w:pPr>
              <w:pStyle w:val="Compact"/>
            </w:pPr>
            <w:r>
              <w:t>88.6434</w:t>
            </w:r>
          </w:p>
        </w:tc>
        <w:tc>
          <w:tcPr>
            <w:tcW w:w="0" w:type="auto"/>
          </w:tcPr>
          <w:p w14:paraId="20025E36" w14:textId="77777777" w:rsidR="002B39CF" w:rsidRDefault="00000000">
            <w:pPr>
              <w:pStyle w:val="Compact"/>
            </w:pPr>
            <w:r>
              <w:t>4.4241</w:t>
            </w:r>
          </w:p>
        </w:tc>
        <w:tc>
          <w:tcPr>
            <w:tcW w:w="0" w:type="auto"/>
          </w:tcPr>
          <w:p w14:paraId="15E507CD" w14:textId="77777777" w:rsidR="002B39CF" w:rsidRDefault="00000000">
            <w:pPr>
              <w:pStyle w:val="Compact"/>
            </w:pPr>
            <w:r>
              <w:t>0.005</w:t>
            </w:r>
          </w:p>
        </w:tc>
        <w:tc>
          <w:tcPr>
            <w:tcW w:w="0" w:type="auto"/>
          </w:tcPr>
          <w:p w14:paraId="0E68F035" w14:textId="77777777" w:rsidR="002B39CF" w:rsidRDefault="00000000">
            <w:pPr>
              <w:pStyle w:val="Compact"/>
            </w:pPr>
            <w:r>
              <w:t>88.4966</w:t>
            </w:r>
          </w:p>
        </w:tc>
        <w:tc>
          <w:tcPr>
            <w:tcW w:w="0" w:type="auto"/>
          </w:tcPr>
          <w:p w14:paraId="6AD3E596" w14:textId="77777777" w:rsidR="002B39CF" w:rsidRDefault="00000000">
            <w:pPr>
              <w:pStyle w:val="Compact"/>
            </w:pPr>
            <w:r>
              <w:t>863.4402</w:t>
            </w:r>
          </w:p>
        </w:tc>
        <w:tc>
          <w:tcPr>
            <w:tcW w:w="0" w:type="auto"/>
          </w:tcPr>
          <w:p w14:paraId="5E1B9E81" w14:textId="77777777" w:rsidR="002B39CF" w:rsidRDefault="00000000">
            <w:pPr>
              <w:pStyle w:val="Compact"/>
            </w:pPr>
            <w:r>
              <w:t>867.724</w:t>
            </w:r>
          </w:p>
        </w:tc>
        <w:tc>
          <w:tcPr>
            <w:tcW w:w="0" w:type="auto"/>
          </w:tcPr>
          <w:p w14:paraId="649CB42C" w14:textId="77777777" w:rsidR="002B39CF" w:rsidRDefault="00000000">
            <w:pPr>
              <w:pStyle w:val="Compact"/>
            </w:pPr>
            <w:r>
              <w:t>84.2144</w:t>
            </w:r>
          </w:p>
        </w:tc>
        <w:tc>
          <w:tcPr>
            <w:tcW w:w="0" w:type="auto"/>
          </w:tcPr>
          <w:p w14:paraId="6AB8D8BE" w14:textId="77777777" w:rsidR="002B39CF" w:rsidRDefault="00000000">
            <w:pPr>
              <w:pStyle w:val="Compact"/>
            </w:pPr>
            <w:r>
              <w:t>864.4293</w:t>
            </w:r>
          </w:p>
        </w:tc>
        <w:tc>
          <w:tcPr>
            <w:tcW w:w="0" w:type="auto"/>
          </w:tcPr>
          <w:p w14:paraId="505FEC48" w14:textId="77777777" w:rsidR="002B39CF" w:rsidRDefault="00000000">
            <w:pPr>
              <w:pStyle w:val="Compact"/>
            </w:pPr>
            <w:r>
              <w:t>868.6548</w:t>
            </w:r>
          </w:p>
        </w:tc>
      </w:tr>
      <w:tr w:rsidR="002B39CF" w14:paraId="649C490E" w14:textId="77777777">
        <w:tc>
          <w:tcPr>
            <w:tcW w:w="0" w:type="auto"/>
          </w:tcPr>
          <w:p w14:paraId="745F78A0" w14:textId="77777777" w:rsidR="002B39CF" w:rsidRDefault="002B39CF">
            <w:pPr>
              <w:pStyle w:val="Compact"/>
            </w:pPr>
          </w:p>
        </w:tc>
        <w:tc>
          <w:tcPr>
            <w:tcW w:w="0" w:type="auto"/>
          </w:tcPr>
          <w:p w14:paraId="0DA3945B" w14:textId="77777777" w:rsidR="002B39CF" w:rsidRDefault="00000000">
            <w:pPr>
              <w:pStyle w:val="Compact"/>
            </w:pPr>
            <w:r>
              <w:t>2</w:t>
            </w:r>
          </w:p>
        </w:tc>
        <w:tc>
          <w:tcPr>
            <w:tcW w:w="0" w:type="auto"/>
          </w:tcPr>
          <w:p w14:paraId="577F0EB2" w14:textId="77777777" w:rsidR="002B39CF" w:rsidRDefault="00000000">
            <w:pPr>
              <w:pStyle w:val="Compact"/>
            </w:pPr>
            <w:r>
              <w:t>73.478</w:t>
            </w:r>
          </w:p>
        </w:tc>
        <w:tc>
          <w:tcPr>
            <w:tcW w:w="0" w:type="auto"/>
          </w:tcPr>
          <w:p w14:paraId="40639FE0" w14:textId="77777777" w:rsidR="002B39CF" w:rsidRDefault="00000000">
            <w:pPr>
              <w:pStyle w:val="Compact"/>
            </w:pPr>
            <w:r>
              <w:t>77.9874</w:t>
            </w:r>
          </w:p>
        </w:tc>
        <w:tc>
          <w:tcPr>
            <w:tcW w:w="0" w:type="auto"/>
          </w:tcPr>
          <w:p w14:paraId="48F92CB7" w14:textId="77777777" w:rsidR="002B39CF" w:rsidRDefault="00000000">
            <w:pPr>
              <w:pStyle w:val="Compact"/>
            </w:pPr>
            <w:r>
              <w:t>4.5094</w:t>
            </w:r>
          </w:p>
        </w:tc>
        <w:tc>
          <w:tcPr>
            <w:tcW w:w="0" w:type="auto"/>
          </w:tcPr>
          <w:p w14:paraId="1A35483E" w14:textId="77777777" w:rsidR="002B39CF" w:rsidRDefault="00000000">
            <w:pPr>
              <w:pStyle w:val="Compact"/>
            </w:pPr>
            <w:r>
              <w:t>0.005</w:t>
            </w:r>
          </w:p>
        </w:tc>
        <w:tc>
          <w:tcPr>
            <w:tcW w:w="0" w:type="auto"/>
          </w:tcPr>
          <w:p w14:paraId="09212B3F" w14:textId="77777777" w:rsidR="002B39CF" w:rsidRDefault="00000000">
            <w:pPr>
              <w:pStyle w:val="Compact"/>
            </w:pPr>
            <w:r>
              <w:t>77.8594</w:t>
            </w:r>
          </w:p>
        </w:tc>
        <w:tc>
          <w:tcPr>
            <w:tcW w:w="0" w:type="auto"/>
          </w:tcPr>
          <w:p w14:paraId="5884D69E" w14:textId="77777777" w:rsidR="002B39CF" w:rsidRDefault="00000000">
            <w:pPr>
              <w:pStyle w:val="Compact"/>
            </w:pPr>
            <w:r>
              <w:t>867.724</w:t>
            </w:r>
          </w:p>
        </w:tc>
        <w:tc>
          <w:tcPr>
            <w:tcW w:w="0" w:type="auto"/>
          </w:tcPr>
          <w:p w14:paraId="7B2A5738" w14:textId="77777777" w:rsidR="002B39CF" w:rsidRDefault="002B39CF">
            <w:pPr>
              <w:pStyle w:val="Compact"/>
            </w:pPr>
          </w:p>
        </w:tc>
        <w:tc>
          <w:tcPr>
            <w:tcW w:w="0" w:type="auto"/>
          </w:tcPr>
          <w:p w14:paraId="2260E7CC" w14:textId="77777777" w:rsidR="002B39CF" w:rsidRDefault="00000000">
            <w:pPr>
              <w:pStyle w:val="Compact"/>
            </w:pPr>
            <w:r>
              <w:t>73.4733</w:t>
            </w:r>
          </w:p>
        </w:tc>
        <w:tc>
          <w:tcPr>
            <w:tcW w:w="0" w:type="auto"/>
          </w:tcPr>
          <w:p w14:paraId="7AA93886" w14:textId="77777777" w:rsidR="002B39CF" w:rsidRDefault="00000000">
            <w:pPr>
              <w:pStyle w:val="Compact"/>
            </w:pPr>
            <w:r>
              <w:t>868.6548</w:t>
            </w:r>
          </w:p>
        </w:tc>
        <w:tc>
          <w:tcPr>
            <w:tcW w:w="0" w:type="auto"/>
          </w:tcPr>
          <w:p w14:paraId="48EA6E75" w14:textId="77777777" w:rsidR="002B39CF" w:rsidRDefault="002B39CF">
            <w:pPr>
              <w:pStyle w:val="Compact"/>
            </w:pPr>
          </w:p>
        </w:tc>
      </w:tr>
      <w:tr w:rsidR="002B39CF" w14:paraId="314F9536" w14:textId="77777777">
        <w:tc>
          <w:tcPr>
            <w:tcW w:w="0" w:type="auto"/>
          </w:tcPr>
          <w:p w14:paraId="5AAB9406" w14:textId="77777777" w:rsidR="002B39CF" w:rsidRDefault="002B39CF">
            <w:pPr>
              <w:pStyle w:val="Compact"/>
            </w:pPr>
          </w:p>
        </w:tc>
        <w:tc>
          <w:tcPr>
            <w:tcW w:w="0" w:type="auto"/>
          </w:tcPr>
          <w:p w14:paraId="035A8047" w14:textId="77777777" w:rsidR="002B39CF" w:rsidRDefault="00000000">
            <w:pPr>
              <w:pStyle w:val="Compact"/>
            </w:pPr>
            <w:r>
              <w:t>3</w:t>
            </w:r>
          </w:p>
        </w:tc>
        <w:tc>
          <w:tcPr>
            <w:tcW w:w="0" w:type="auto"/>
          </w:tcPr>
          <w:p w14:paraId="41F7CBF4" w14:textId="77777777" w:rsidR="002B39CF" w:rsidRDefault="00000000">
            <w:pPr>
              <w:pStyle w:val="Compact"/>
            </w:pPr>
            <w:r>
              <w:t>86.2012</w:t>
            </w:r>
          </w:p>
        </w:tc>
        <w:tc>
          <w:tcPr>
            <w:tcW w:w="0" w:type="auto"/>
          </w:tcPr>
          <w:p w14:paraId="5A583744" w14:textId="77777777" w:rsidR="002B39CF" w:rsidRDefault="00000000">
            <w:pPr>
              <w:pStyle w:val="Compact"/>
            </w:pPr>
            <w:r>
              <w:t>90.6107</w:t>
            </w:r>
          </w:p>
        </w:tc>
        <w:tc>
          <w:tcPr>
            <w:tcW w:w="0" w:type="auto"/>
          </w:tcPr>
          <w:p w14:paraId="054D0D90" w14:textId="77777777" w:rsidR="002B39CF" w:rsidRDefault="00000000">
            <w:pPr>
              <w:pStyle w:val="Compact"/>
            </w:pPr>
            <w:r>
              <w:t>4.4095</w:t>
            </w:r>
          </w:p>
        </w:tc>
        <w:tc>
          <w:tcPr>
            <w:tcW w:w="0" w:type="auto"/>
          </w:tcPr>
          <w:p w14:paraId="780E0954" w14:textId="77777777" w:rsidR="002B39CF" w:rsidRDefault="00000000">
            <w:pPr>
              <w:pStyle w:val="Compact"/>
            </w:pPr>
            <w:r>
              <w:t>0.0049</w:t>
            </w:r>
          </w:p>
        </w:tc>
        <w:tc>
          <w:tcPr>
            <w:tcW w:w="0" w:type="auto"/>
          </w:tcPr>
          <w:p w14:paraId="4D88C850" w14:textId="77777777" w:rsidR="002B39CF" w:rsidRDefault="00000000">
            <w:pPr>
              <w:pStyle w:val="Compact"/>
            </w:pPr>
            <w:r>
              <w:t>90.5034</w:t>
            </w:r>
          </w:p>
        </w:tc>
        <w:tc>
          <w:tcPr>
            <w:tcW w:w="0" w:type="auto"/>
          </w:tcPr>
          <w:p w14:paraId="13797504" w14:textId="77777777" w:rsidR="002B39CF" w:rsidRDefault="00000000">
            <w:pPr>
              <w:pStyle w:val="Compact"/>
            </w:pPr>
            <w:r>
              <w:t>871.3421</w:t>
            </w:r>
          </w:p>
        </w:tc>
        <w:tc>
          <w:tcPr>
            <w:tcW w:w="0" w:type="auto"/>
          </w:tcPr>
          <w:p w14:paraId="358AC6A9" w14:textId="77777777" w:rsidR="002B39CF" w:rsidRDefault="002B39CF">
            <w:pPr>
              <w:pStyle w:val="Compact"/>
            </w:pPr>
          </w:p>
        </w:tc>
        <w:tc>
          <w:tcPr>
            <w:tcW w:w="0" w:type="auto"/>
          </w:tcPr>
          <w:p w14:paraId="27F421AE" w14:textId="77777777" w:rsidR="002B39CF" w:rsidRDefault="00000000">
            <w:pPr>
              <w:pStyle w:val="Compact"/>
            </w:pPr>
            <w:r>
              <w:t>86.1958</w:t>
            </w:r>
          </w:p>
        </w:tc>
        <w:tc>
          <w:tcPr>
            <w:tcW w:w="0" w:type="auto"/>
          </w:tcPr>
          <w:p w14:paraId="5BBCD358" w14:textId="77777777" w:rsidR="002B39CF" w:rsidRDefault="00000000">
            <w:pPr>
              <w:pStyle w:val="Compact"/>
            </w:pPr>
            <w:r>
              <w:t>872.4358</w:t>
            </w:r>
          </w:p>
        </w:tc>
        <w:tc>
          <w:tcPr>
            <w:tcW w:w="0" w:type="auto"/>
          </w:tcPr>
          <w:p w14:paraId="7604CD94" w14:textId="77777777" w:rsidR="002B39CF" w:rsidRDefault="002B39CF">
            <w:pPr>
              <w:pStyle w:val="Compact"/>
            </w:pPr>
          </w:p>
        </w:tc>
      </w:tr>
      <w:tr w:rsidR="002B39CF" w14:paraId="1D5B9CDF" w14:textId="77777777">
        <w:tc>
          <w:tcPr>
            <w:tcW w:w="0" w:type="auto"/>
          </w:tcPr>
          <w:p w14:paraId="551C086A" w14:textId="77777777" w:rsidR="002B39CF" w:rsidRDefault="00000000">
            <w:pPr>
              <w:pStyle w:val="Compact"/>
            </w:pPr>
            <w:r>
              <w:t>Inoculum</w:t>
            </w:r>
          </w:p>
        </w:tc>
        <w:tc>
          <w:tcPr>
            <w:tcW w:w="0" w:type="auto"/>
          </w:tcPr>
          <w:p w14:paraId="2F7BB582" w14:textId="77777777" w:rsidR="002B39CF" w:rsidRDefault="00000000">
            <w:pPr>
              <w:pStyle w:val="Compact"/>
            </w:pPr>
            <w:r>
              <w:t>1</w:t>
            </w:r>
          </w:p>
        </w:tc>
        <w:tc>
          <w:tcPr>
            <w:tcW w:w="0" w:type="auto"/>
          </w:tcPr>
          <w:p w14:paraId="37EEFE64" w14:textId="77777777" w:rsidR="002B39CF" w:rsidRDefault="00000000">
            <w:pPr>
              <w:pStyle w:val="Compact"/>
            </w:pPr>
            <w:r>
              <w:t>78.731</w:t>
            </w:r>
          </w:p>
        </w:tc>
        <w:tc>
          <w:tcPr>
            <w:tcW w:w="0" w:type="auto"/>
          </w:tcPr>
          <w:p w14:paraId="66A204B6" w14:textId="77777777" w:rsidR="002B39CF" w:rsidRDefault="00000000">
            <w:pPr>
              <w:pStyle w:val="Compact"/>
            </w:pPr>
            <w:r>
              <w:t>105.9875</w:t>
            </w:r>
          </w:p>
        </w:tc>
        <w:tc>
          <w:tcPr>
            <w:tcW w:w="0" w:type="auto"/>
          </w:tcPr>
          <w:p w14:paraId="709BB7C5" w14:textId="77777777" w:rsidR="002B39CF" w:rsidRDefault="00000000">
            <w:pPr>
              <w:pStyle w:val="Compact"/>
            </w:pPr>
            <w:r>
              <w:t>27.2565</w:t>
            </w:r>
          </w:p>
        </w:tc>
        <w:tc>
          <w:tcPr>
            <w:tcW w:w="0" w:type="auto"/>
          </w:tcPr>
          <w:p w14:paraId="20E5F1DC" w14:textId="77777777" w:rsidR="002B39CF" w:rsidRDefault="00000000">
            <w:pPr>
              <w:pStyle w:val="Compact"/>
            </w:pPr>
            <w:r>
              <w:t>0.0255</w:t>
            </w:r>
          </w:p>
        </w:tc>
        <w:tc>
          <w:tcPr>
            <w:tcW w:w="0" w:type="auto"/>
          </w:tcPr>
          <w:p w14:paraId="307C50FA" w14:textId="77777777" w:rsidR="002B39CF" w:rsidRDefault="00000000">
            <w:pPr>
              <w:pStyle w:val="Compact"/>
            </w:pPr>
            <w:r>
              <w:t>91.0021</w:t>
            </w:r>
          </w:p>
        </w:tc>
        <w:tc>
          <w:tcPr>
            <w:tcW w:w="0" w:type="auto"/>
          </w:tcPr>
          <w:p w14:paraId="2C3B484F" w14:textId="77777777" w:rsidR="002B39CF" w:rsidRDefault="00000000">
            <w:pPr>
              <w:pStyle w:val="Compact"/>
            </w:pPr>
            <w:r>
              <w:t>481.0194</w:t>
            </w:r>
          </w:p>
        </w:tc>
        <w:tc>
          <w:tcPr>
            <w:tcW w:w="0" w:type="auto"/>
          </w:tcPr>
          <w:p w14:paraId="7951CF18" w14:textId="77777777" w:rsidR="002B39CF" w:rsidRDefault="00000000">
            <w:pPr>
              <w:pStyle w:val="Compact"/>
            </w:pPr>
            <w:r>
              <w:t>536.3998</w:t>
            </w:r>
          </w:p>
        </w:tc>
        <w:tc>
          <w:tcPr>
            <w:tcW w:w="0" w:type="auto"/>
          </w:tcPr>
          <w:p w14:paraId="5282C819" w14:textId="77777777" w:rsidR="002B39CF" w:rsidRDefault="00000000">
            <w:pPr>
              <w:pStyle w:val="Compact"/>
            </w:pPr>
            <w:r>
              <w:t>79.2024</w:t>
            </w:r>
          </w:p>
        </w:tc>
        <w:tc>
          <w:tcPr>
            <w:tcW w:w="0" w:type="auto"/>
          </w:tcPr>
          <w:p w14:paraId="7E435500" w14:textId="77777777" w:rsidR="002B39CF" w:rsidRDefault="00000000">
            <w:pPr>
              <w:pStyle w:val="Compact"/>
            </w:pPr>
            <w:r>
              <w:t>462.5408</w:t>
            </w:r>
          </w:p>
        </w:tc>
        <w:tc>
          <w:tcPr>
            <w:tcW w:w="0" w:type="auto"/>
          </w:tcPr>
          <w:p w14:paraId="7820CCBE" w14:textId="77777777" w:rsidR="002B39CF" w:rsidRDefault="00000000">
            <w:pPr>
              <w:pStyle w:val="Compact"/>
            </w:pPr>
            <w:r>
              <w:t>520.8068</w:t>
            </w:r>
          </w:p>
        </w:tc>
      </w:tr>
      <w:tr w:rsidR="002B39CF" w14:paraId="4175B0A2" w14:textId="77777777">
        <w:tc>
          <w:tcPr>
            <w:tcW w:w="0" w:type="auto"/>
          </w:tcPr>
          <w:p w14:paraId="5E9DD6A0" w14:textId="77777777" w:rsidR="002B39CF" w:rsidRDefault="002B39CF">
            <w:pPr>
              <w:pStyle w:val="Compact"/>
            </w:pPr>
          </w:p>
        </w:tc>
        <w:tc>
          <w:tcPr>
            <w:tcW w:w="0" w:type="auto"/>
          </w:tcPr>
          <w:p w14:paraId="683F9A21" w14:textId="77777777" w:rsidR="002B39CF" w:rsidRDefault="00000000">
            <w:pPr>
              <w:pStyle w:val="Compact"/>
            </w:pPr>
            <w:r>
              <w:t>2</w:t>
            </w:r>
          </w:p>
        </w:tc>
        <w:tc>
          <w:tcPr>
            <w:tcW w:w="0" w:type="auto"/>
          </w:tcPr>
          <w:p w14:paraId="6B08D44E" w14:textId="77777777" w:rsidR="002B39CF" w:rsidRDefault="00000000">
            <w:pPr>
              <w:pStyle w:val="Compact"/>
            </w:pPr>
            <w:r>
              <w:t>84.3206</w:t>
            </w:r>
          </w:p>
        </w:tc>
        <w:tc>
          <w:tcPr>
            <w:tcW w:w="0" w:type="auto"/>
          </w:tcPr>
          <w:p w14:paraId="4CC598E4" w14:textId="77777777" w:rsidR="002B39CF" w:rsidRDefault="00000000">
            <w:pPr>
              <w:pStyle w:val="Compact"/>
            </w:pPr>
            <w:r>
              <w:t>113.2979</w:t>
            </w:r>
          </w:p>
        </w:tc>
        <w:tc>
          <w:tcPr>
            <w:tcW w:w="0" w:type="auto"/>
          </w:tcPr>
          <w:p w14:paraId="53873386" w14:textId="77777777" w:rsidR="002B39CF" w:rsidRDefault="00000000">
            <w:pPr>
              <w:pStyle w:val="Compact"/>
            </w:pPr>
            <w:r>
              <w:t>28.9773</w:t>
            </w:r>
          </w:p>
        </w:tc>
        <w:tc>
          <w:tcPr>
            <w:tcW w:w="0" w:type="auto"/>
          </w:tcPr>
          <w:p w14:paraId="04D08D93" w14:textId="77777777" w:rsidR="002B39CF" w:rsidRDefault="00000000">
            <w:pPr>
              <w:pStyle w:val="Compact"/>
            </w:pPr>
            <w:r>
              <w:t>0.0271</w:t>
            </w:r>
          </w:p>
        </w:tc>
        <w:tc>
          <w:tcPr>
            <w:tcW w:w="0" w:type="auto"/>
          </w:tcPr>
          <w:p w14:paraId="4FD3F779" w14:textId="77777777" w:rsidR="002B39CF" w:rsidRDefault="00000000">
            <w:pPr>
              <w:pStyle w:val="Compact"/>
            </w:pPr>
            <w:r>
              <w:t>98.8684</w:t>
            </w:r>
          </w:p>
        </w:tc>
        <w:tc>
          <w:tcPr>
            <w:tcW w:w="0" w:type="auto"/>
          </w:tcPr>
          <w:p w14:paraId="11C9CA35" w14:textId="77777777" w:rsidR="002B39CF" w:rsidRDefault="00000000">
            <w:pPr>
              <w:pStyle w:val="Compact"/>
            </w:pPr>
            <w:r>
              <w:t>536.3998</w:t>
            </w:r>
          </w:p>
        </w:tc>
        <w:tc>
          <w:tcPr>
            <w:tcW w:w="0" w:type="auto"/>
          </w:tcPr>
          <w:p w14:paraId="055F004A" w14:textId="77777777" w:rsidR="002B39CF" w:rsidRDefault="002B39CF">
            <w:pPr>
              <w:pStyle w:val="Compact"/>
            </w:pPr>
          </w:p>
        </w:tc>
        <w:tc>
          <w:tcPr>
            <w:tcW w:w="0" w:type="auto"/>
          </w:tcPr>
          <w:p w14:paraId="289AD0BB" w14:textId="77777777" w:rsidR="002B39CF" w:rsidRDefault="00000000">
            <w:pPr>
              <w:pStyle w:val="Compact"/>
            </w:pPr>
            <w:r>
              <w:t>84.7435</w:t>
            </w:r>
          </w:p>
        </w:tc>
        <w:tc>
          <w:tcPr>
            <w:tcW w:w="0" w:type="auto"/>
          </w:tcPr>
          <w:p w14:paraId="5646521A" w14:textId="77777777" w:rsidR="002B39CF" w:rsidRDefault="00000000">
            <w:pPr>
              <w:pStyle w:val="Compact"/>
            </w:pPr>
            <w:r>
              <w:t>520.8068</w:t>
            </w:r>
          </w:p>
        </w:tc>
        <w:tc>
          <w:tcPr>
            <w:tcW w:w="0" w:type="auto"/>
          </w:tcPr>
          <w:p w14:paraId="62C883D0" w14:textId="77777777" w:rsidR="002B39CF" w:rsidRDefault="002B39CF">
            <w:pPr>
              <w:pStyle w:val="Compact"/>
            </w:pPr>
          </w:p>
        </w:tc>
      </w:tr>
      <w:tr w:rsidR="002B39CF" w14:paraId="47679F4F" w14:textId="77777777">
        <w:tc>
          <w:tcPr>
            <w:tcW w:w="0" w:type="auto"/>
          </w:tcPr>
          <w:p w14:paraId="5B060A2C" w14:textId="77777777" w:rsidR="002B39CF" w:rsidRDefault="002B39CF">
            <w:pPr>
              <w:pStyle w:val="Compact"/>
            </w:pPr>
          </w:p>
        </w:tc>
        <w:tc>
          <w:tcPr>
            <w:tcW w:w="0" w:type="auto"/>
          </w:tcPr>
          <w:p w14:paraId="11C1133A" w14:textId="77777777" w:rsidR="002B39CF" w:rsidRDefault="00000000">
            <w:pPr>
              <w:pStyle w:val="Compact"/>
            </w:pPr>
            <w:r>
              <w:t>3</w:t>
            </w:r>
          </w:p>
        </w:tc>
        <w:tc>
          <w:tcPr>
            <w:tcW w:w="0" w:type="auto"/>
          </w:tcPr>
          <w:p w14:paraId="370B585C" w14:textId="77777777" w:rsidR="002B39CF" w:rsidRDefault="00000000">
            <w:pPr>
              <w:pStyle w:val="Compact"/>
            </w:pPr>
            <w:r>
              <w:t>77.5887</w:t>
            </w:r>
          </w:p>
        </w:tc>
        <w:tc>
          <w:tcPr>
            <w:tcW w:w="0" w:type="auto"/>
          </w:tcPr>
          <w:p w14:paraId="4949956B" w14:textId="77777777" w:rsidR="002B39CF" w:rsidRDefault="00000000">
            <w:pPr>
              <w:pStyle w:val="Compact"/>
            </w:pPr>
            <w:r>
              <w:t>108.8399</w:t>
            </w:r>
          </w:p>
        </w:tc>
        <w:tc>
          <w:tcPr>
            <w:tcW w:w="0" w:type="auto"/>
          </w:tcPr>
          <w:p w14:paraId="26F5F51A" w14:textId="77777777" w:rsidR="002B39CF" w:rsidRDefault="00000000">
            <w:pPr>
              <w:pStyle w:val="Compact"/>
            </w:pPr>
            <w:r>
              <w:t>31.2512</w:t>
            </w:r>
          </w:p>
        </w:tc>
        <w:tc>
          <w:tcPr>
            <w:tcW w:w="0" w:type="auto"/>
          </w:tcPr>
          <w:p w14:paraId="44C8A802" w14:textId="77777777" w:rsidR="002B39CF" w:rsidRDefault="00000000">
            <w:pPr>
              <w:pStyle w:val="Compact"/>
            </w:pPr>
            <w:r>
              <w:t>0.0292</w:t>
            </w:r>
          </w:p>
        </w:tc>
        <w:tc>
          <w:tcPr>
            <w:tcW w:w="0" w:type="auto"/>
          </w:tcPr>
          <w:p w14:paraId="60E22C17" w14:textId="77777777" w:rsidR="002B39CF" w:rsidRDefault="00000000">
            <w:pPr>
              <w:pStyle w:val="Compact"/>
            </w:pPr>
            <w:r>
              <w:t>93.4417</w:t>
            </w:r>
          </w:p>
        </w:tc>
        <w:tc>
          <w:tcPr>
            <w:tcW w:w="0" w:type="auto"/>
          </w:tcPr>
          <w:p w14:paraId="5FC2669D" w14:textId="77777777" w:rsidR="002B39CF" w:rsidRDefault="00000000">
            <w:pPr>
              <w:pStyle w:val="Compact"/>
            </w:pPr>
            <w:r>
              <w:t>541.9933</w:t>
            </w:r>
          </w:p>
        </w:tc>
        <w:tc>
          <w:tcPr>
            <w:tcW w:w="0" w:type="auto"/>
          </w:tcPr>
          <w:p w14:paraId="3FE78354" w14:textId="77777777" w:rsidR="002B39CF" w:rsidRDefault="002B39CF">
            <w:pPr>
              <w:pStyle w:val="Compact"/>
            </w:pPr>
          </w:p>
        </w:tc>
        <w:tc>
          <w:tcPr>
            <w:tcW w:w="0" w:type="auto"/>
          </w:tcPr>
          <w:p w14:paraId="2FA615BE" w14:textId="77777777" w:rsidR="002B39CF" w:rsidRDefault="00000000">
            <w:pPr>
              <w:pStyle w:val="Compact"/>
            </w:pPr>
            <w:r>
              <w:t>78.1848</w:t>
            </w:r>
          </w:p>
        </w:tc>
        <w:tc>
          <w:tcPr>
            <w:tcW w:w="0" w:type="auto"/>
          </w:tcPr>
          <w:p w14:paraId="119CE6E7" w14:textId="77777777" w:rsidR="002B39CF" w:rsidRDefault="00000000">
            <w:pPr>
              <w:pStyle w:val="Compact"/>
            </w:pPr>
            <w:r>
              <w:t>521.6134</w:t>
            </w:r>
          </w:p>
        </w:tc>
        <w:tc>
          <w:tcPr>
            <w:tcW w:w="0" w:type="auto"/>
          </w:tcPr>
          <w:p w14:paraId="4B52ED54" w14:textId="77777777" w:rsidR="002B39CF" w:rsidRDefault="002B39CF">
            <w:pPr>
              <w:pStyle w:val="Compact"/>
            </w:pPr>
          </w:p>
        </w:tc>
      </w:tr>
    </w:tbl>
    <w:p w14:paraId="6D5773D6" w14:textId="77777777" w:rsidR="002B39CF" w:rsidRDefault="00000000">
      <w:pPr>
        <w:pStyle w:val="Ttulo3"/>
      </w:pPr>
      <w:bookmarkStart w:id="219" w:name="density-determination"/>
      <w:bookmarkEnd w:id="195"/>
      <w:r>
        <w:rPr>
          <w:rStyle w:val="SectionNumber"/>
        </w:rPr>
        <w:t>4.4.2</w:t>
      </w:r>
      <w:r>
        <w:tab/>
        <w:t>Density Determination</w:t>
      </w:r>
    </w:p>
    <w:p w14:paraId="4F03C649" w14:textId="042AC8C2" w:rsidR="002B39CF" w:rsidRDefault="00000000">
      <w:pPr>
        <w:pStyle w:val="FirstParagraph"/>
      </w:pPr>
      <w:r>
        <w:t xml:space="preserve">Density was determined </w:t>
      </w:r>
      <w:ins w:id="220" w:author="Ramiro Martins" w:date="2026-10-12T10:44:00Z" w16du:dateUtc="2026-10-12T09:44:00Z">
        <w:r w:rsidR="00852DF4">
          <w:t>using</w:t>
        </w:r>
      </w:ins>
      <w:del w:id="221" w:author="Ramiro Martins" w:date="2026-10-12T10:44:00Z" w16du:dateUtc="2026-10-12T09:44:00Z">
        <w:r w:rsidDel="00852DF4">
          <w:delText>by</w:delText>
        </w:r>
      </w:del>
      <w:r>
        <w:t xml:space="preserve"> a gravimetric volumetric method using graduated cylinders. Dry cylinders were weighed empty, then filled with distilled water at 20 °C and weighed again to verify the reading accuracy (density of water at </w:t>
      </w:r>
      <m:oMath>
        <m:sSub>
          <m:sSubPr>
            <m:ctrlPr>
              <w:rPr>
                <w:rFonts w:ascii="Cambria Math" w:hAnsi="Cambria Math"/>
              </w:rPr>
            </m:ctrlPr>
          </m:sSubPr>
          <m:e>
            <m:r>
              <w:rPr>
                <w:rFonts w:ascii="Cambria Math" w:hAnsi="Cambria Math"/>
              </w:rPr>
              <m:t>ρ</m:t>
            </m:r>
          </m:e>
          <m:sub>
            <m:r>
              <w:rPr>
                <w:rFonts w:ascii="Cambria Math" w:hAnsi="Cambria Math"/>
              </w:rPr>
              <m:t>20 </m:t>
            </m:r>
            <m:r>
              <m:rPr>
                <m:sty m:val="p"/>
              </m:rPr>
              <w:rPr>
                <w:rFonts w:ascii="Cambria Math" w:hAnsi="Cambria Math"/>
              </w:rPr>
              <m:t>°</m:t>
            </m:r>
            <m:r>
              <w:rPr>
                <w:rFonts w:ascii="Cambria Math" w:hAnsi="Cambria Math"/>
              </w:rPr>
              <m:t>C</m:t>
            </m:r>
          </m:sub>
        </m:sSub>
        <m:r>
          <m:rPr>
            <m:sty m:val="p"/>
          </m:rPr>
          <w:rPr>
            <w:rFonts w:ascii="Cambria Math" w:hAnsi="Cambria Math"/>
          </w:rPr>
          <m:t>=</m:t>
        </m:r>
        <m:r>
          <w:rPr>
            <w:rFonts w:ascii="Cambria Math" w:hAnsi="Cambria Math"/>
          </w:rPr>
          <w:lastRenderedPageBreak/>
          <m:t>998.21g</m:t>
        </m:r>
        <m:r>
          <m:rPr>
            <m:sty m:val="p"/>
          </m:rPr>
          <w:rPr>
            <w:rFonts w:ascii="Cambria Math" w:hAnsi="Cambria Math"/>
          </w:rPr>
          <m:t>/</m:t>
        </m:r>
        <m:r>
          <w:rPr>
            <w:rFonts w:ascii="Cambria Math" w:hAnsi="Cambria Math"/>
          </w:rPr>
          <m:t>L</m:t>
        </m:r>
      </m:oMath>
      <w:r>
        <w:t>). After drying, each cylinder was filled with a known volume of sample and weighed. The density of each material was calculated using</w:t>
      </w:r>
    </w:p>
    <w:p w14:paraId="5EDACDC9" w14:textId="77777777" w:rsidR="002B39CF" w:rsidRDefault="00000000">
      <w:pPr>
        <w:pStyle w:val="Corpodetexto"/>
      </w:pPr>
      <m:oMathPara>
        <m:oMathParaPr>
          <m:jc m:val="center"/>
        </m:oMathParaPr>
        <m:oMath>
          <m:r>
            <w:rPr>
              <w:rFonts w:ascii="Cambria Math" w:hAnsi="Cambria Math"/>
            </w:rPr>
            <m:t>ρ</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m:rPr>
                      <m:nor/>
                    </m:rPr>
                    <m:t>total</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m:rPr>
                      <m:nor/>
                    </m:rPr>
                    <m:t>cylinder</m:t>
                  </m:r>
                </m:sub>
              </m:sSub>
            </m:num>
            <m:den>
              <m:sSub>
                <m:sSubPr>
                  <m:ctrlPr>
                    <w:rPr>
                      <w:rFonts w:ascii="Cambria Math" w:hAnsi="Cambria Math"/>
                    </w:rPr>
                  </m:ctrlPr>
                </m:sSubPr>
                <m:e>
                  <m:r>
                    <w:rPr>
                      <w:rFonts w:ascii="Cambria Math" w:hAnsi="Cambria Math"/>
                    </w:rPr>
                    <m:t>V</m:t>
                  </m:r>
                </m:e>
                <m:sub>
                  <m:r>
                    <m:rPr>
                      <m:nor/>
                    </m:rPr>
                    <m:t>sample</m:t>
                  </m:r>
                </m:sub>
              </m:sSub>
            </m:den>
          </m:f>
          <m:r>
            <w:rPr>
              <w:rFonts w:ascii="Cambria Math" w:hAnsi="Cambria Math"/>
            </w:rPr>
            <m:t> </m:t>
          </m:r>
          <m:d>
            <m:dPr>
              <m:begChr m:val="["/>
              <m:endChr m:val="]"/>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L</m:t>
              </m:r>
            </m:e>
          </m:d>
        </m:oMath>
      </m:oMathPara>
    </w:p>
    <w:p w14:paraId="0B158E1C" w14:textId="77777777" w:rsidR="002B39CF" w:rsidRDefault="00000000">
      <w:pPr>
        <w:pStyle w:val="FirstParagraph"/>
      </w:pPr>
      <w:r>
        <w:t xml:space="preserve">where </w:t>
      </w:r>
      <m:oMath>
        <m:sSub>
          <m:sSubPr>
            <m:ctrlPr>
              <w:rPr>
                <w:rFonts w:ascii="Cambria Math" w:hAnsi="Cambria Math"/>
              </w:rPr>
            </m:ctrlPr>
          </m:sSubPr>
          <m:e>
            <m:r>
              <w:rPr>
                <w:rFonts w:ascii="Cambria Math" w:hAnsi="Cambria Math"/>
              </w:rPr>
              <m:t>M</m:t>
            </m:r>
          </m:e>
          <m:sub>
            <m:r>
              <m:rPr>
                <m:nor/>
              </m:rPr>
              <m:t>total</m:t>
            </m:r>
          </m:sub>
        </m:sSub>
      </m:oMath>
      <w:r>
        <w:t xml:space="preserve"> is the mass of cylinder plus sample, </w:t>
      </w:r>
      <m:oMath>
        <m:sSub>
          <m:sSubPr>
            <m:ctrlPr>
              <w:rPr>
                <w:rFonts w:ascii="Cambria Math" w:hAnsi="Cambria Math"/>
              </w:rPr>
            </m:ctrlPr>
          </m:sSubPr>
          <m:e>
            <m:r>
              <w:rPr>
                <w:rFonts w:ascii="Cambria Math" w:hAnsi="Cambria Math"/>
              </w:rPr>
              <m:t>M</m:t>
            </m:r>
          </m:e>
          <m:sub>
            <m:r>
              <m:rPr>
                <m:nor/>
              </m:rPr>
              <m:t>cylinder</m:t>
            </m:r>
          </m:sub>
        </m:sSub>
      </m:oMath>
      <w:r>
        <w:t xml:space="preserve"> is the empty cylinder mass, and </w:t>
      </w:r>
      <m:oMath>
        <m:sSub>
          <m:sSubPr>
            <m:ctrlPr>
              <w:rPr>
                <w:rFonts w:ascii="Cambria Math" w:hAnsi="Cambria Math"/>
              </w:rPr>
            </m:ctrlPr>
          </m:sSubPr>
          <m:e>
            <m:r>
              <w:rPr>
                <w:rFonts w:ascii="Cambria Math" w:hAnsi="Cambria Math"/>
              </w:rPr>
              <m:t>V</m:t>
            </m:r>
          </m:e>
          <m:sub>
            <m:r>
              <m:rPr>
                <m:nor/>
              </m:rPr>
              <m:t>sample</m:t>
            </m:r>
          </m:sub>
        </m:sSub>
      </m:oMath>
      <w:r>
        <w:t xml:space="preserve"> is the measured volume, the masses were measured in g and the volume in L (Table 4.2).</w:t>
      </w:r>
    </w:p>
    <w:tbl>
      <w:tblPr>
        <w:tblStyle w:val="Table"/>
        <w:tblW w:w="0" w:type="auto"/>
        <w:tblLook w:val="0020" w:firstRow="1" w:lastRow="0" w:firstColumn="0" w:lastColumn="0" w:noHBand="0" w:noVBand="0"/>
      </w:tblPr>
      <w:tblGrid>
        <w:gridCol w:w="1683"/>
        <w:gridCol w:w="957"/>
        <w:gridCol w:w="885"/>
        <w:gridCol w:w="885"/>
        <w:gridCol w:w="954"/>
        <w:gridCol w:w="1432"/>
        <w:gridCol w:w="2258"/>
      </w:tblGrid>
      <w:tr w:rsidR="002B39CF" w14:paraId="18E36991" w14:textId="77777777" w:rsidTr="002B39CF">
        <w:trPr>
          <w:cnfStyle w:val="100000000000" w:firstRow="1" w:lastRow="0" w:firstColumn="0" w:lastColumn="0" w:oddVBand="0" w:evenVBand="0" w:oddHBand="0" w:evenHBand="0" w:firstRowFirstColumn="0" w:firstRowLastColumn="0" w:lastRowFirstColumn="0" w:lastRowLastColumn="0"/>
          <w:tblHeader/>
        </w:trPr>
        <w:tc>
          <w:tcPr>
            <w:tcW w:w="0" w:type="auto"/>
          </w:tcPr>
          <w:p w14:paraId="54F985D6" w14:textId="77777777" w:rsidR="002B39CF" w:rsidRDefault="00000000">
            <w:pPr>
              <w:pStyle w:val="Compact"/>
            </w:pPr>
            <w:r>
              <w:t>Sample</w:t>
            </w:r>
          </w:p>
        </w:tc>
        <w:tc>
          <w:tcPr>
            <w:tcW w:w="0" w:type="auto"/>
          </w:tcPr>
          <w:p w14:paraId="03904F64" w14:textId="77777777" w:rsidR="002B39CF" w:rsidRDefault="00000000">
            <w:pPr>
              <w:pStyle w:val="Compact"/>
            </w:pPr>
            <m:oMath>
              <m:sSub>
                <m:sSubPr>
                  <m:ctrlPr>
                    <w:rPr>
                      <w:rFonts w:ascii="Cambria Math" w:hAnsi="Cambria Math"/>
                    </w:rPr>
                  </m:ctrlPr>
                </m:sSubPr>
                <m:e>
                  <m:r>
                    <w:rPr>
                      <w:rFonts w:ascii="Cambria Math" w:hAnsi="Cambria Math"/>
                    </w:rPr>
                    <m:t>M</m:t>
                  </m:r>
                </m:e>
                <m:sub>
                  <m:r>
                    <m:rPr>
                      <m:nor/>
                    </m:rPr>
                    <m:t>cylinder</m:t>
                  </m:r>
                </m:sub>
              </m:sSub>
            </m:oMath>
            <w:r>
              <w:t xml:space="preserve"> (g)</w:t>
            </w:r>
          </w:p>
        </w:tc>
        <w:tc>
          <w:tcPr>
            <w:tcW w:w="0" w:type="auto"/>
          </w:tcPr>
          <w:p w14:paraId="52427157" w14:textId="77777777" w:rsidR="002B39CF" w:rsidRDefault="00000000">
            <w:pPr>
              <w:pStyle w:val="Compact"/>
            </w:pPr>
            <m:oMath>
              <m:sSub>
                <m:sSubPr>
                  <m:ctrlPr>
                    <w:rPr>
                      <w:rFonts w:ascii="Cambria Math" w:hAnsi="Cambria Math"/>
                    </w:rPr>
                  </m:ctrlPr>
                </m:sSubPr>
                <m:e>
                  <m:r>
                    <w:rPr>
                      <w:rFonts w:ascii="Cambria Math" w:hAnsi="Cambria Math"/>
                    </w:rPr>
                    <m:t>M</m:t>
                  </m:r>
                </m:e>
                <m:sub>
                  <m:r>
                    <m:rPr>
                      <m:nor/>
                    </m:rPr>
                    <m:t>total</m:t>
                  </m:r>
                </m:sub>
              </m:sSub>
            </m:oMath>
            <w:r>
              <w:t xml:space="preserve"> (g)</w:t>
            </w:r>
          </w:p>
        </w:tc>
        <w:tc>
          <w:tcPr>
            <w:tcW w:w="0" w:type="auto"/>
          </w:tcPr>
          <w:p w14:paraId="5A02F16B" w14:textId="77777777" w:rsidR="002B39CF" w:rsidRDefault="00000000">
            <w:pPr>
              <w:pStyle w:val="Compact"/>
            </w:pPr>
            <m:oMath>
              <m:sSub>
                <m:sSubPr>
                  <m:ctrlPr>
                    <w:rPr>
                      <w:rFonts w:ascii="Cambria Math" w:hAnsi="Cambria Math"/>
                    </w:rPr>
                  </m:ctrlPr>
                </m:sSubPr>
                <m:e>
                  <m:r>
                    <w:rPr>
                      <w:rFonts w:ascii="Cambria Math" w:hAnsi="Cambria Math"/>
                    </w:rPr>
                    <m:t>V</m:t>
                  </m:r>
                </m:e>
                <m:sub>
                  <m:r>
                    <m:rPr>
                      <m:nor/>
                    </m:rPr>
                    <m:t>sample</m:t>
                  </m:r>
                </m:sub>
              </m:sSub>
            </m:oMath>
            <w:r>
              <w:t xml:space="preserve"> (L)</w:t>
            </w:r>
          </w:p>
        </w:tc>
        <w:tc>
          <w:tcPr>
            <w:tcW w:w="0" w:type="auto"/>
          </w:tcPr>
          <w:p w14:paraId="3DF47568" w14:textId="77777777" w:rsidR="002B39CF" w:rsidRDefault="00000000">
            <w:pPr>
              <w:pStyle w:val="Compact"/>
            </w:pPr>
            <w:r>
              <w:t>Density (g /L)</w:t>
            </w:r>
          </w:p>
        </w:tc>
        <w:tc>
          <w:tcPr>
            <w:tcW w:w="0" w:type="auto"/>
          </w:tcPr>
          <w:p w14:paraId="6648E0F5" w14:textId="77777777" w:rsidR="002B39CF" w:rsidRDefault="00000000">
            <w:pPr>
              <w:pStyle w:val="Compact"/>
            </w:pPr>
            <w:r>
              <w:t>Average Density (g /L)</w:t>
            </w:r>
          </w:p>
        </w:tc>
        <w:tc>
          <w:tcPr>
            <w:tcW w:w="0" w:type="auto"/>
          </w:tcPr>
          <w:p w14:paraId="14EB1077" w14:textId="77777777" w:rsidR="002B39CF" w:rsidRDefault="002B39CF">
            <w:pPr>
              <w:pStyle w:val="Compact"/>
            </w:pPr>
          </w:p>
        </w:tc>
      </w:tr>
      <w:tr w:rsidR="002B39CF" w14:paraId="5CC0E563" w14:textId="77777777">
        <w:tc>
          <w:tcPr>
            <w:tcW w:w="0" w:type="auto"/>
            <w:gridSpan w:val="7"/>
          </w:tcPr>
          <w:p w14:paraId="6755AC53" w14:textId="77777777" w:rsidR="002B39CF" w:rsidRDefault="00000000">
            <w:pPr>
              <w:pStyle w:val="Compact"/>
            </w:pPr>
            <w:r>
              <w:rPr>
                <w:i/>
                <w:iCs/>
              </w:rPr>
              <w:t>Table 4.2 continued</w:t>
            </w:r>
          </w:p>
        </w:tc>
      </w:tr>
      <w:tr w:rsidR="002B39CF" w14:paraId="61AFB674" w14:textId="77777777">
        <w:tc>
          <w:tcPr>
            <w:tcW w:w="0" w:type="auto"/>
          </w:tcPr>
          <w:p w14:paraId="6F2CDCC1" w14:textId="77777777" w:rsidR="002B39CF" w:rsidRDefault="00000000">
            <w:pPr>
              <w:pStyle w:val="Compact"/>
            </w:pPr>
            <w:r>
              <w:t>Sample</w:t>
            </w:r>
          </w:p>
        </w:tc>
        <w:tc>
          <w:tcPr>
            <w:tcW w:w="0" w:type="auto"/>
          </w:tcPr>
          <w:p w14:paraId="271DD77E" w14:textId="77777777" w:rsidR="002B39CF" w:rsidRDefault="00000000">
            <w:pPr>
              <w:pStyle w:val="Compact"/>
            </w:pPr>
            <m:oMath>
              <m:sSub>
                <m:sSubPr>
                  <m:ctrlPr>
                    <w:rPr>
                      <w:rFonts w:ascii="Cambria Math" w:hAnsi="Cambria Math"/>
                    </w:rPr>
                  </m:ctrlPr>
                </m:sSubPr>
                <m:e>
                  <m:r>
                    <w:rPr>
                      <w:rFonts w:ascii="Cambria Math" w:hAnsi="Cambria Math"/>
                    </w:rPr>
                    <m:t>M</m:t>
                  </m:r>
                </m:e>
                <m:sub>
                  <m:r>
                    <m:rPr>
                      <m:nor/>
                    </m:rPr>
                    <m:t>cylinder</m:t>
                  </m:r>
                </m:sub>
              </m:sSub>
            </m:oMath>
            <w:r>
              <w:t xml:space="preserve"> (g)</w:t>
            </w:r>
          </w:p>
        </w:tc>
        <w:tc>
          <w:tcPr>
            <w:tcW w:w="0" w:type="auto"/>
          </w:tcPr>
          <w:p w14:paraId="3EE0CE85" w14:textId="77777777" w:rsidR="002B39CF" w:rsidRDefault="00000000">
            <w:pPr>
              <w:pStyle w:val="Compact"/>
            </w:pPr>
            <m:oMath>
              <m:sSub>
                <m:sSubPr>
                  <m:ctrlPr>
                    <w:rPr>
                      <w:rFonts w:ascii="Cambria Math" w:hAnsi="Cambria Math"/>
                    </w:rPr>
                  </m:ctrlPr>
                </m:sSubPr>
                <m:e>
                  <m:r>
                    <w:rPr>
                      <w:rFonts w:ascii="Cambria Math" w:hAnsi="Cambria Math"/>
                    </w:rPr>
                    <m:t>M</m:t>
                  </m:r>
                </m:e>
                <m:sub>
                  <m:r>
                    <m:rPr>
                      <m:nor/>
                    </m:rPr>
                    <m:t>total</m:t>
                  </m:r>
                </m:sub>
              </m:sSub>
            </m:oMath>
            <w:r>
              <w:t xml:space="preserve"> (g)</w:t>
            </w:r>
          </w:p>
        </w:tc>
        <w:tc>
          <w:tcPr>
            <w:tcW w:w="0" w:type="auto"/>
          </w:tcPr>
          <w:p w14:paraId="515FA4AC" w14:textId="77777777" w:rsidR="002B39CF" w:rsidRDefault="00000000">
            <w:pPr>
              <w:pStyle w:val="Compact"/>
            </w:pPr>
            <m:oMath>
              <m:sSub>
                <m:sSubPr>
                  <m:ctrlPr>
                    <w:rPr>
                      <w:rFonts w:ascii="Cambria Math" w:hAnsi="Cambria Math"/>
                    </w:rPr>
                  </m:ctrlPr>
                </m:sSubPr>
                <m:e>
                  <m:r>
                    <w:rPr>
                      <w:rFonts w:ascii="Cambria Math" w:hAnsi="Cambria Math"/>
                    </w:rPr>
                    <m:t>V</m:t>
                  </m:r>
                </m:e>
                <m:sub>
                  <m:r>
                    <m:rPr>
                      <m:nor/>
                    </m:rPr>
                    <m:t>sample</m:t>
                  </m:r>
                </m:sub>
              </m:sSub>
            </m:oMath>
            <w:r>
              <w:t xml:space="preserve"> (L)</w:t>
            </w:r>
          </w:p>
        </w:tc>
        <w:tc>
          <w:tcPr>
            <w:tcW w:w="0" w:type="auto"/>
          </w:tcPr>
          <w:p w14:paraId="5D3D4AF3" w14:textId="77777777" w:rsidR="002B39CF" w:rsidRDefault="00000000">
            <w:pPr>
              <w:pStyle w:val="Compact"/>
            </w:pPr>
            <w:r>
              <w:t>Density (g /L)</w:t>
            </w:r>
          </w:p>
        </w:tc>
        <w:tc>
          <w:tcPr>
            <w:tcW w:w="0" w:type="auto"/>
          </w:tcPr>
          <w:p w14:paraId="13713EC5" w14:textId="77777777" w:rsidR="002B39CF" w:rsidRDefault="00000000">
            <w:pPr>
              <w:pStyle w:val="Compact"/>
            </w:pPr>
            <w:r>
              <w:t>Average Density (g /L)</w:t>
            </w:r>
          </w:p>
        </w:tc>
        <w:tc>
          <w:tcPr>
            <w:tcW w:w="0" w:type="auto"/>
          </w:tcPr>
          <w:p w14:paraId="7A81D405" w14:textId="77777777" w:rsidR="002B39CF" w:rsidRDefault="002B39CF">
            <w:pPr>
              <w:pStyle w:val="Compact"/>
            </w:pPr>
          </w:p>
        </w:tc>
      </w:tr>
      <w:tr w:rsidR="002B39CF" w14:paraId="3207CA2A" w14:textId="77777777">
        <w:tc>
          <w:tcPr>
            <w:tcW w:w="0" w:type="auto"/>
          </w:tcPr>
          <w:p w14:paraId="2CF77CE6" w14:textId="77777777" w:rsidR="002B39CF" w:rsidRDefault="00000000">
            <w:pPr>
              <w:pStyle w:val="Compact"/>
            </w:pPr>
            <w:r>
              <w:t>Sample</w:t>
            </w:r>
          </w:p>
        </w:tc>
        <w:tc>
          <w:tcPr>
            <w:tcW w:w="0" w:type="auto"/>
          </w:tcPr>
          <w:p w14:paraId="2D7F4797" w14:textId="77777777" w:rsidR="002B39CF" w:rsidRDefault="002B39CF">
            <w:pPr>
              <w:pStyle w:val="Compact"/>
            </w:pPr>
          </w:p>
        </w:tc>
        <w:tc>
          <w:tcPr>
            <w:tcW w:w="0" w:type="auto"/>
          </w:tcPr>
          <w:p w14:paraId="06EA4300" w14:textId="77777777" w:rsidR="002B39CF" w:rsidRDefault="00000000">
            <w:pPr>
              <w:pStyle w:val="Compact"/>
            </w:pPr>
            <w:r>
              <w:t>m0 (g)</w:t>
            </w:r>
          </w:p>
        </w:tc>
        <w:tc>
          <w:tcPr>
            <w:tcW w:w="0" w:type="auto"/>
          </w:tcPr>
          <w:p w14:paraId="641913FD" w14:textId="77777777" w:rsidR="002B39CF" w:rsidRDefault="00000000">
            <w:pPr>
              <w:pStyle w:val="Compact"/>
            </w:pPr>
            <w:r>
              <w:t>m2 (g)</w:t>
            </w:r>
          </w:p>
        </w:tc>
        <w:tc>
          <w:tcPr>
            <w:tcW w:w="0" w:type="auto"/>
          </w:tcPr>
          <w:p w14:paraId="3120CB92" w14:textId="77777777" w:rsidR="002B39CF" w:rsidRDefault="00000000">
            <w:pPr>
              <w:pStyle w:val="Compact"/>
            </w:pPr>
            <w:r>
              <w:t>V (L)</w:t>
            </w:r>
          </w:p>
        </w:tc>
        <w:tc>
          <w:tcPr>
            <w:tcW w:w="0" w:type="auto"/>
          </w:tcPr>
          <w:p w14:paraId="522E60C7" w14:textId="77777777" w:rsidR="002B39CF" w:rsidRDefault="00000000">
            <w:pPr>
              <w:pStyle w:val="Compact"/>
            </w:pPr>
            <w:r>
              <w:t>Density (g/L)</w:t>
            </w:r>
          </w:p>
        </w:tc>
        <w:tc>
          <w:tcPr>
            <w:tcW w:w="0" w:type="auto"/>
          </w:tcPr>
          <w:p w14:paraId="584389BC" w14:textId="77777777" w:rsidR="002B39CF" w:rsidRDefault="00000000">
            <w:pPr>
              <w:pStyle w:val="Compact"/>
            </w:pPr>
            <w:r>
              <w:t>Avarage Density (g/L)</w:t>
            </w:r>
          </w:p>
        </w:tc>
      </w:tr>
      <w:tr w:rsidR="002B39CF" w14:paraId="1B3CDA5D" w14:textId="77777777">
        <w:tc>
          <w:tcPr>
            <w:tcW w:w="0" w:type="auto"/>
          </w:tcPr>
          <w:p w14:paraId="6FE37111" w14:textId="77777777" w:rsidR="002B39CF" w:rsidRDefault="00000000">
            <w:pPr>
              <w:pStyle w:val="Compact"/>
            </w:pPr>
            <w:r>
              <w:t>Food Waste</w:t>
            </w:r>
          </w:p>
        </w:tc>
        <w:tc>
          <w:tcPr>
            <w:tcW w:w="0" w:type="auto"/>
          </w:tcPr>
          <w:p w14:paraId="037581C8" w14:textId="77777777" w:rsidR="002B39CF" w:rsidRDefault="00000000">
            <w:pPr>
              <w:pStyle w:val="Compact"/>
            </w:pPr>
            <w:r>
              <w:t>1</w:t>
            </w:r>
          </w:p>
        </w:tc>
        <w:tc>
          <w:tcPr>
            <w:tcW w:w="0" w:type="auto"/>
          </w:tcPr>
          <w:p w14:paraId="4E0078A6" w14:textId="77777777" w:rsidR="002B39CF" w:rsidRDefault="00000000">
            <w:pPr>
              <w:pStyle w:val="Compact"/>
            </w:pPr>
            <w:r>
              <w:t>136</w:t>
            </w:r>
          </w:p>
        </w:tc>
        <w:tc>
          <w:tcPr>
            <w:tcW w:w="0" w:type="auto"/>
          </w:tcPr>
          <w:p w14:paraId="03214B7B" w14:textId="77777777" w:rsidR="002B39CF" w:rsidRDefault="00000000">
            <w:pPr>
              <w:pStyle w:val="Compact"/>
            </w:pPr>
            <w:r>
              <w:t>242</w:t>
            </w:r>
          </w:p>
        </w:tc>
        <w:tc>
          <w:tcPr>
            <w:tcW w:w="0" w:type="auto"/>
          </w:tcPr>
          <w:p w14:paraId="2F5952A0" w14:textId="77777777" w:rsidR="002B39CF" w:rsidRDefault="00000000">
            <w:pPr>
              <w:pStyle w:val="Compact"/>
            </w:pPr>
            <w:r>
              <w:t>0.0992</w:t>
            </w:r>
          </w:p>
        </w:tc>
        <w:tc>
          <w:tcPr>
            <w:tcW w:w="0" w:type="auto"/>
          </w:tcPr>
          <w:p w14:paraId="10C38CA9" w14:textId="77777777" w:rsidR="002B39CF" w:rsidRDefault="00000000">
            <w:pPr>
              <w:pStyle w:val="Compact"/>
            </w:pPr>
            <w:r>
              <w:t>1068.7905</w:t>
            </w:r>
          </w:p>
        </w:tc>
        <w:tc>
          <w:tcPr>
            <w:tcW w:w="0" w:type="auto"/>
          </w:tcPr>
          <w:p w14:paraId="38F7F348" w14:textId="77777777" w:rsidR="002B39CF" w:rsidRDefault="00000000">
            <w:pPr>
              <w:pStyle w:val="Compact"/>
            </w:pPr>
            <w:r>
              <w:t>1068.4376</w:t>
            </w:r>
          </w:p>
        </w:tc>
      </w:tr>
      <w:tr w:rsidR="002B39CF" w14:paraId="68B97B24" w14:textId="77777777">
        <w:tc>
          <w:tcPr>
            <w:tcW w:w="0" w:type="auto"/>
          </w:tcPr>
          <w:p w14:paraId="0891E706" w14:textId="77777777" w:rsidR="002B39CF" w:rsidRDefault="002B39CF">
            <w:pPr>
              <w:pStyle w:val="Compact"/>
            </w:pPr>
          </w:p>
        </w:tc>
        <w:tc>
          <w:tcPr>
            <w:tcW w:w="0" w:type="auto"/>
          </w:tcPr>
          <w:p w14:paraId="60587E5C" w14:textId="77777777" w:rsidR="002B39CF" w:rsidRDefault="00000000">
            <w:pPr>
              <w:pStyle w:val="Compact"/>
            </w:pPr>
            <w:r>
              <w:t>2</w:t>
            </w:r>
          </w:p>
        </w:tc>
        <w:tc>
          <w:tcPr>
            <w:tcW w:w="0" w:type="auto"/>
          </w:tcPr>
          <w:p w14:paraId="3DF47D91" w14:textId="77777777" w:rsidR="002B39CF" w:rsidRDefault="00000000">
            <w:pPr>
              <w:pStyle w:val="Compact"/>
            </w:pPr>
            <w:r>
              <w:t>116</w:t>
            </w:r>
          </w:p>
        </w:tc>
        <w:tc>
          <w:tcPr>
            <w:tcW w:w="0" w:type="auto"/>
          </w:tcPr>
          <w:p w14:paraId="6781FDF6" w14:textId="77777777" w:rsidR="002B39CF" w:rsidRDefault="00000000">
            <w:pPr>
              <w:pStyle w:val="Compact"/>
            </w:pPr>
            <w:r>
              <w:t>223</w:t>
            </w:r>
          </w:p>
        </w:tc>
        <w:tc>
          <w:tcPr>
            <w:tcW w:w="0" w:type="auto"/>
          </w:tcPr>
          <w:p w14:paraId="00F8C1DA" w14:textId="77777777" w:rsidR="002B39CF" w:rsidRDefault="00000000">
            <w:pPr>
              <w:pStyle w:val="Compact"/>
            </w:pPr>
            <w:r>
              <w:t>0.1002</w:t>
            </w:r>
          </w:p>
        </w:tc>
        <w:tc>
          <w:tcPr>
            <w:tcW w:w="0" w:type="auto"/>
          </w:tcPr>
          <w:p w14:paraId="623188DB" w14:textId="77777777" w:rsidR="002B39CF" w:rsidRDefault="00000000">
            <w:pPr>
              <w:pStyle w:val="Compact"/>
            </w:pPr>
            <w:r>
              <w:t>1068.0847</w:t>
            </w:r>
          </w:p>
        </w:tc>
        <w:tc>
          <w:tcPr>
            <w:tcW w:w="0" w:type="auto"/>
          </w:tcPr>
          <w:p w14:paraId="215C3066" w14:textId="77777777" w:rsidR="002B39CF" w:rsidRDefault="002B39CF">
            <w:pPr>
              <w:pStyle w:val="Compact"/>
            </w:pPr>
          </w:p>
        </w:tc>
      </w:tr>
      <w:tr w:rsidR="002B39CF" w14:paraId="0045D089" w14:textId="77777777">
        <w:tc>
          <w:tcPr>
            <w:tcW w:w="0" w:type="auto"/>
          </w:tcPr>
          <w:p w14:paraId="2EB5F5DC" w14:textId="77777777" w:rsidR="002B39CF" w:rsidRDefault="00000000">
            <w:pPr>
              <w:pStyle w:val="Compact"/>
            </w:pPr>
            <w:r>
              <w:t>Crude Glycerol</w:t>
            </w:r>
          </w:p>
        </w:tc>
        <w:tc>
          <w:tcPr>
            <w:tcW w:w="0" w:type="auto"/>
          </w:tcPr>
          <w:p w14:paraId="15A5D456" w14:textId="77777777" w:rsidR="002B39CF" w:rsidRDefault="00000000">
            <w:pPr>
              <w:pStyle w:val="Compact"/>
            </w:pPr>
            <w:r>
              <w:t>1</w:t>
            </w:r>
          </w:p>
        </w:tc>
        <w:tc>
          <w:tcPr>
            <w:tcW w:w="0" w:type="auto"/>
          </w:tcPr>
          <w:p w14:paraId="15CFB1CC" w14:textId="77777777" w:rsidR="002B39CF" w:rsidRDefault="00000000">
            <w:pPr>
              <w:pStyle w:val="Compact"/>
            </w:pPr>
            <w:r>
              <w:t>114.21</w:t>
            </w:r>
          </w:p>
        </w:tc>
        <w:tc>
          <w:tcPr>
            <w:tcW w:w="0" w:type="auto"/>
          </w:tcPr>
          <w:p w14:paraId="5BE4AEAF" w14:textId="77777777" w:rsidR="002B39CF" w:rsidRDefault="00000000">
            <w:pPr>
              <w:pStyle w:val="Compact"/>
            </w:pPr>
            <w:r>
              <w:t>203.47</w:t>
            </w:r>
          </w:p>
        </w:tc>
        <w:tc>
          <w:tcPr>
            <w:tcW w:w="0" w:type="auto"/>
          </w:tcPr>
          <w:p w14:paraId="6F0E45AA" w14:textId="77777777" w:rsidR="002B39CF" w:rsidRDefault="00000000">
            <w:pPr>
              <w:pStyle w:val="Compact"/>
            </w:pPr>
            <w:r>
              <w:t>0.0999</w:t>
            </w:r>
          </w:p>
        </w:tc>
        <w:tc>
          <w:tcPr>
            <w:tcW w:w="0" w:type="auto"/>
          </w:tcPr>
          <w:p w14:paraId="11937FA6" w14:textId="77777777" w:rsidR="002B39CF" w:rsidRDefault="00000000">
            <w:pPr>
              <w:pStyle w:val="Compact"/>
            </w:pPr>
            <w:r>
              <w:t>893.2353</w:t>
            </w:r>
          </w:p>
        </w:tc>
        <w:tc>
          <w:tcPr>
            <w:tcW w:w="0" w:type="auto"/>
          </w:tcPr>
          <w:p w14:paraId="6294C491" w14:textId="77777777" w:rsidR="002B39CF" w:rsidRDefault="00000000">
            <w:pPr>
              <w:pStyle w:val="Compact"/>
            </w:pPr>
            <w:r>
              <w:t>893.074</w:t>
            </w:r>
          </w:p>
        </w:tc>
      </w:tr>
      <w:tr w:rsidR="002B39CF" w14:paraId="18161EF6" w14:textId="77777777">
        <w:tc>
          <w:tcPr>
            <w:tcW w:w="0" w:type="auto"/>
          </w:tcPr>
          <w:p w14:paraId="115DD3CA" w14:textId="77777777" w:rsidR="002B39CF" w:rsidRDefault="002B39CF">
            <w:pPr>
              <w:pStyle w:val="Compact"/>
            </w:pPr>
          </w:p>
        </w:tc>
        <w:tc>
          <w:tcPr>
            <w:tcW w:w="0" w:type="auto"/>
          </w:tcPr>
          <w:p w14:paraId="5792B2D1" w14:textId="77777777" w:rsidR="002B39CF" w:rsidRDefault="00000000">
            <w:pPr>
              <w:pStyle w:val="Compact"/>
            </w:pPr>
            <w:r>
              <w:t>2</w:t>
            </w:r>
          </w:p>
        </w:tc>
        <w:tc>
          <w:tcPr>
            <w:tcW w:w="0" w:type="auto"/>
          </w:tcPr>
          <w:p w14:paraId="31E2DA3E" w14:textId="77777777" w:rsidR="002B39CF" w:rsidRDefault="00000000">
            <w:pPr>
              <w:pStyle w:val="Compact"/>
            </w:pPr>
            <w:r>
              <w:t>115.74</w:t>
            </w:r>
          </w:p>
        </w:tc>
        <w:tc>
          <w:tcPr>
            <w:tcW w:w="0" w:type="auto"/>
          </w:tcPr>
          <w:p w14:paraId="66DB522A" w14:textId="77777777" w:rsidR="002B39CF" w:rsidRDefault="00000000">
            <w:pPr>
              <w:pStyle w:val="Compact"/>
            </w:pPr>
            <w:r>
              <w:t>204.44</w:t>
            </w:r>
          </w:p>
        </w:tc>
        <w:tc>
          <w:tcPr>
            <w:tcW w:w="0" w:type="auto"/>
          </w:tcPr>
          <w:p w14:paraId="06EC06B4" w14:textId="77777777" w:rsidR="002B39CF" w:rsidRDefault="00000000">
            <w:pPr>
              <w:pStyle w:val="Compact"/>
            </w:pPr>
            <w:r>
              <w:t>0.0993</w:t>
            </w:r>
          </w:p>
        </w:tc>
        <w:tc>
          <w:tcPr>
            <w:tcW w:w="0" w:type="auto"/>
          </w:tcPr>
          <w:p w14:paraId="27C9DB05" w14:textId="77777777" w:rsidR="002B39CF" w:rsidRDefault="00000000">
            <w:pPr>
              <w:pStyle w:val="Compact"/>
            </w:pPr>
            <w:r>
              <w:t>892.9127</w:t>
            </w:r>
          </w:p>
        </w:tc>
        <w:tc>
          <w:tcPr>
            <w:tcW w:w="0" w:type="auto"/>
          </w:tcPr>
          <w:p w14:paraId="05E40811" w14:textId="77777777" w:rsidR="002B39CF" w:rsidRDefault="002B39CF">
            <w:pPr>
              <w:pStyle w:val="Compact"/>
            </w:pPr>
          </w:p>
        </w:tc>
      </w:tr>
      <w:tr w:rsidR="002B39CF" w14:paraId="3D685BD9" w14:textId="77777777">
        <w:tc>
          <w:tcPr>
            <w:tcW w:w="0" w:type="auto"/>
          </w:tcPr>
          <w:p w14:paraId="23AE9258" w14:textId="77777777" w:rsidR="002B39CF" w:rsidRDefault="00000000">
            <w:pPr>
              <w:pStyle w:val="Compact"/>
            </w:pPr>
            <w:r>
              <w:t>Inoculum</w:t>
            </w:r>
          </w:p>
        </w:tc>
        <w:tc>
          <w:tcPr>
            <w:tcW w:w="0" w:type="auto"/>
          </w:tcPr>
          <w:p w14:paraId="7B30FEAD" w14:textId="77777777" w:rsidR="002B39CF" w:rsidRDefault="00000000">
            <w:pPr>
              <w:pStyle w:val="Compact"/>
            </w:pPr>
            <w:r>
              <w:t>1</w:t>
            </w:r>
          </w:p>
        </w:tc>
        <w:tc>
          <w:tcPr>
            <w:tcW w:w="0" w:type="auto"/>
          </w:tcPr>
          <w:p w14:paraId="21A72258" w14:textId="77777777" w:rsidR="002B39CF" w:rsidRDefault="00000000">
            <w:pPr>
              <w:pStyle w:val="Compact"/>
            </w:pPr>
            <w:r>
              <w:t>136</w:t>
            </w:r>
          </w:p>
        </w:tc>
        <w:tc>
          <w:tcPr>
            <w:tcW w:w="0" w:type="auto"/>
          </w:tcPr>
          <w:p w14:paraId="23DD483C" w14:textId="77777777" w:rsidR="002B39CF" w:rsidRDefault="00000000">
            <w:pPr>
              <w:pStyle w:val="Compact"/>
            </w:pPr>
            <w:r>
              <w:t>242</w:t>
            </w:r>
          </w:p>
        </w:tc>
        <w:tc>
          <w:tcPr>
            <w:tcW w:w="0" w:type="auto"/>
          </w:tcPr>
          <w:p w14:paraId="7B28FD76" w14:textId="77777777" w:rsidR="002B39CF" w:rsidRDefault="00000000">
            <w:pPr>
              <w:pStyle w:val="Compact"/>
            </w:pPr>
            <w:r>
              <w:t>0.0992</w:t>
            </w:r>
          </w:p>
        </w:tc>
        <w:tc>
          <w:tcPr>
            <w:tcW w:w="0" w:type="auto"/>
          </w:tcPr>
          <w:p w14:paraId="6E9085A2" w14:textId="77777777" w:rsidR="002B39CF" w:rsidRDefault="00000000">
            <w:pPr>
              <w:pStyle w:val="Compact"/>
            </w:pPr>
            <w:r>
              <w:t>1068.7905</w:t>
            </w:r>
          </w:p>
        </w:tc>
        <w:tc>
          <w:tcPr>
            <w:tcW w:w="0" w:type="auto"/>
          </w:tcPr>
          <w:p w14:paraId="39639C1A" w14:textId="77777777" w:rsidR="002B39CF" w:rsidRDefault="00000000">
            <w:pPr>
              <w:pStyle w:val="Compact"/>
            </w:pPr>
            <w:r>
              <w:t>1068.4376</w:t>
            </w:r>
          </w:p>
        </w:tc>
      </w:tr>
      <w:tr w:rsidR="002B39CF" w14:paraId="2FDBEAFC" w14:textId="77777777">
        <w:tc>
          <w:tcPr>
            <w:tcW w:w="0" w:type="auto"/>
          </w:tcPr>
          <w:p w14:paraId="67987BD5" w14:textId="77777777" w:rsidR="002B39CF" w:rsidRDefault="002B39CF">
            <w:pPr>
              <w:pStyle w:val="Compact"/>
            </w:pPr>
          </w:p>
        </w:tc>
        <w:tc>
          <w:tcPr>
            <w:tcW w:w="0" w:type="auto"/>
          </w:tcPr>
          <w:p w14:paraId="5FD378B6" w14:textId="77777777" w:rsidR="002B39CF" w:rsidRDefault="00000000">
            <w:pPr>
              <w:pStyle w:val="Compact"/>
            </w:pPr>
            <w:r>
              <w:t>2</w:t>
            </w:r>
          </w:p>
        </w:tc>
        <w:tc>
          <w:tcPr>
            <w:tcW w:w="0" w:type="auto"/>
          </w:tcPr>
          <w:p w14:paraId="4ECAD241" w14:textId="77777777" w:rsidR="002B39CF" w:rsidRDefault="00000000">
            <w:pPr>
              <w:pStyle w:val="Compact"/>
            </w:pPr>
            <w:r>
              <w:t>116</w:t>
            </w:r>
          </w:p>
        </w:tc>
        <w:tc>
          <w:tcPr>
            <w:tcW w:w="0" w:type="auto"/>
          </w:tcPr>
          <w:p w14:paraId="55F0F648" w14:textId="77777777" w:rsidR="002B39CF" w:rsidRDefault="00000000">
            <w:pPr>
              <w:pStyle w:val="Compact"/>
            </w:pPr>
            <w:r>
              <w:t>223</w:t>
            </w:r>
          </w:p>
        </w:tc>
        <w:tc>
          <w:tcPr>
            <w:tcW w:w="0" w:type="auto"/>
          </w:tcPr>
          <w:p w14:paraId="18250CDD" w14:textId="77777777" w:rsidR="002B39CF" w:rsidRDefault="00000000">
            <w:pPr>
              <w:pStyle w:val="Compact"/>
            </w:pPr>
            <w:r>
              <w:t>0.1002</w:t>
            </w:r>
          </w:p>
        </w:tc>
        <w:tc>
          <w:tcPr>
            <w:tcW w:w="0" w:type="auto"/>
          </w:tcPr>
          <w:p w14:paraId="606B328E" w14:textId="77777777" w:rsidR="002B39CF" w:rsidRDefault="00000000">
            <w:pPr>
              <w:pStyle w:val="Compact"/>
            </w:pPr>
            <w:r>
              <w:t>1068.0847</w:t>
            </w:r>
          </w:p>
        </w:tc>
        <w:tc>
          <w:tcPr>
            <w:tcW w:w="0" w:type="auto"/>
          </w:tcPr>
          <w:p w14:paraId="0B7F5B3D" w14:textId="77777777" w:rsidR="002B39CF" w:rsidRDefault="002B39CF">
            <w:pPr>
              <w:pStyle w:val="Compact"/>
            </w:pPr>
          </w:p>
        </w:tc>
      </w:tr>
    </w:tbl>
    <w:p w14:paraId="22D28563" w14:textId="77777777" w:rsidR="002B39CF" w:rsidRDefault="00000000">
      <w:pPr>
        <w:pStyle w:val="Ttulo3"/>
      </w:pPr>
      <w:bookmarkStart w:id="222" w:name="determination-of-toc-and-tn"/>
      <w:bookmarkEnd w:id="219"/>
      <w:r>
        <w:rPr>
          <w:rStyle w:val="SectionNumber"/>
        </w:rPr>
        <w:t>4.4.3</w:t>
      </w:r>
      <w:r>
        <w:tab/>
        <w:t>Determination of TOC and TN</w:t>
      </w:r>
    </w:p>
    <w:p w14:paraId="0153F784" w14:textId="6EBABCB7" w:rsidR="002B39CF" w:rsidRDefault="00852DF4">
      <w:pPr>
        <w:pStyle w:val="FirstParagraph"/>
      </w:pPr>
      <w:ins w:id="223" w:author="Ramiro Martins" w:date="2026-10-12T10:44:00Z" w16du:dateUtc="2026-10-12T09:44:00Z">
        <w:r>
          <w:t>TOC, TC,</w:t>
        </w:r>
      </w:ins>
      <w:del w:id="224" w:author="Ramiro Martins" w:date="2026-10-12T10:44:00Z" w16du:dateUtc="2026-10-12T09:44:00Z">
        <w:r w:rsidR="00000000" w:rsidDel="00852DF4">
          <w:delText>TOC, TC</w:delText>
        </w:r>
      </w:del>
      <w:r w:rsidR="00000000">
        <w:t xml:space="preserve"> and TN were measured using a Shimadzu TOC-5000A </w:t>
      </w:r>
      <w:ins w:id="225" w:author="Ramiro Martins" w:date="2026-10-12T10:44:00Z" w16du:dateUtc="2026-10-12T09:44:00Z">
        <w:r>
          <w:t>analyzer</w:t>
        </w:r>
      </w:ins>
      <w:del w:id="226" w:author="Ramiro Martins" w:date="2026-10-12T10:44:00Z" w16du:dateUtc="2026-10-12T09:44:00Z">
        <w:r w:rsidR="00000000" w:rsidDel="00852DF4">
          <w:delText>analyser</w:delText>
        </w:r>
      </w:del>
      <w:r w:rsidR="00000000">
        <w:t>. Prior to analysis, the FW was dil</w:t>
      </w:r>
      <w:ins w:id="227" w:author="Ramiro Martins" w:date="2026-10-12T11:00:00Z" w16du:dateUtc="2026-10-12T10:00:00Z">
        <w:r w:rsidR="0004722A">
          <w:t>uted 400 X,</w:t>
        </w:r>
      </w:ins>
      <w:del w:id="228" w:author="Ramiro Martins" w:date="2026-10-12T11:00:00Z" w16du:dateUtc="2026-10-12T10:00:00Z">
        <w:r w:rsidR="00000000" w:rsidDel="0004722A">
          <w:delText>uted 400 X</w:delText>
        </w:r>
      </w:del>
      <w:r w:rsidR="00000000">
        <w:t xml:space="preserve"> and the C-GL was diluted 800 X to bring the concentrations within the linear range of the instrument. The results are on the Table 4.3.</w:t>
      </w:r>
    </w:p>
    <w:tbl>
      <w:tblPr>
        <w:tblStyle w:val="Table"/>
        <w:tblW w:w="0" w:type="auto"/>
        <w:tblLook w:val="0020" w:firstRow="1" w:lastRow="0" w:firstColumn="0" w:lastColumn="0" w:noHBand="0" w:noVBand="0"/>
      </w:tblPr>
      <w:tblGrid>
        <w:gridCol w:w="1534"/>
        <w:gridCol w:w="603"/>
        <w:gridCol w:w="1205"/>
        <w:gridCol w:w="1056"/>
        <w:gridCol w:w="1798"/>
        <w:gridCol w:w="1058"/>
        <w:gridCol w:w="1800"/>
      </w:tblGrid>
      <w:tr w:rsidR="002B39CF" w14:paraId="3C230D4A" w14:textId="77777777" w:rsidTr="002B39CF">
        <w:trPr>
          <w:cnfStyle w:val="100000000000" w:firstRow="1" w:lastRow="0" w:firstColumn="0" w:lastColumn="0" w:oddVBand="0" w:evenVBand="0" w:oddHBand="0" w:evenHBand="0" w:firstRowFirstColumn="0" w:firstRowLastColumn="0" w:lastRowFirstColumn="0" w:lastRowLastColumn="0"/>
          <w:tblHeader/>
        </w:trPr>
        <w:tc>
          <w:tcPr>
            <w:tcW w:w="0" w:type="auto"/>
          </w:tcPr>
          <w:p w14:paraId="0D4B408C" w14:textId="77777777" w:rsidR="002B39CF" w:rsidRDefault="00000000">
            <w:pPr>
              <w:pStyle w:val="Compact"/>
            </w:pPr>
            <w:r>
              <w:t>Sample</w:t>
            </w:r>
          </w:p>
        </w:tc>
        <w:tc>
          <w:tcPr>
            <w:tcW w:w="0" w:type="auto"/>
          </w:tcPr>
          <w:p w14:paraId="1AF7FA2D" w14:textId="77777777" w:rsidR="002B39CF" w:rsidRDefault="00000000">
            <w:pPr>
              <w:pStyle w:val="Compact"/>
            </w:pPr>
            <w:r>
              <w:t>TOC (m g /L)</w:t>
            </w:r>
          </w:p>
        </w:tc>
        <w:tc>
          <w:tcPr>
            <w:tcW w:w="0" w:type="auto"/>
          </w:tcPr>
          <w:p w14:paraId="364561FC" w14:textId="77777777" w:rsidR="002B39CF" w:rsidRDefault="00000000">
            <w:pPr>
              <w:pStyle w:val="Compact"/>
            </w:pPr>
            <w:r>
              <w:t>TC (m g /L)</w:t>
            </w:r>
          </w:p>
        </w:tc>
        <w:tc>
          <w:tcPr>
            <w:tcW w:w="0" w:type="auto"/>
          </w:tcPr>
          <w:p w14:paraId="1ECCC346" w14:textId="77777777" w:rsidR="002B39CF" w:rsidRDefault="00000000">
            <w:pPr>
              <w:pStyle w:val="Compact"/>
            </w:pPr>
            <w:r>
              <w:t>Average TC (m g /L)</w:t>
            </w:r>
          </w:p>
        </w:tc>
        <w:tc>
          <w:tcPr>
            <w:tcW w:w="0" w:type="auto"/>
          </w:tcPr>
          <w:p w14:paraId="306C1193" w14:textId="77777777" w:rsidR="002B39CF" w:rsidRDefault="00000000">
            <w:pPr>
              <w:pStyle w:val="Compact"/>
            </w:pPr>
            <w:r>
              <w:t>TN (m g /L)</w:t>
            </w:r>
          </w:p>
        </w:tc>
        <w:tc>
          <w:tcPr>
            <w:tcW w:w="0" w:type="auto"/>
          </w:tcPr>
          <w:p w14:paraId="3CEAF045" w14:textId="77777777" w:rsidR="002B39CF" w:rsidRDefault="00000000">
            <w:pPr>
              <w:pStyle w:val="Compact"/>
            </w:pPr>
            <w:r>
              <w:t>Average TN (m g /L)</w:t>
            </w:r>
          </w:p>
        </w:tc>
        <w:tc>
          <w:tcPr>
            <w:tcW w:w="0" w:type="auto"/>
          </w:tcPr>
          <w:p w14:paraId="1C1065EE" w14:textId="77777777" w:rsidR="002B39CF" w:rsidRDefault="002B39CF">
            <w:pPr>
              <w:pStyle w:val="Compact"/>
            </w:pPr>
          </w:p>
        </w:tc>
      </w:tr>
      <w:tr w:rsidR="002B39CF" w14:paraId="4A655DB7" w14:textId="77777777">
        <w:tc>
          <w:tcPr>
            <w:tcW w:w="0" w:type="auto"/>
            <w:gridSpan w:val="7"/>
          </w:tcPr>
          <w:p w14:paraId="27C1A1B5" w14:textId="77777777" w:rsidR="002B39CF" w:rsidRDefault="00000000">
            <w:pPr>
              <w:pStyle w:val="Compact"/>
            </w:pPr>
            <w:r>
              <w:rPr>
                <w:i/>
                <w:iCs/>
              </w:rPr>
              <w:t>Table 4.3 continued</w:t>
            </w:r>
          </w:p>
        </w:tc>
      </w:tr>
      <w:tr w:rsidR="002B39CF" w14:paraId="5E489523" w14:textId="77777777">
        <w:tc>
          <w:tcPr>
            <w:tcW w:w="0" w:type="auto"/>
          </w:tcPr>
          <w:p w14:paraId="2DC921D4" w14:textId="77777777" w:rsidR="002B39CF" w:rsidRDefault="00000000">
            <w:pPr>
              <w:pStyle w:val="Compact"/>
            </w:pPr>
            <w:r>
              <w:t>Sample</w:t>
            </w:r>
          </w:p>
        </w:tc>
        <w:tc>
          <w:tcPr>
            <w:tcW w:w="0" w:type="auto"/>
          </w:tcPr>
          <w:p w14:paraId="18238E85" w14:textId="77777777" w:rsidR="002B39CF" w:rsidRDefault="00000000">
            <w:pPr>
              <w:pStyle w:val="Compact"/>
            </w:pPr>
            <w:r>
              <w:t xml:space="preserve">TOC </w:t>
            </w:r>
            <w:r>
              <w:lastRenderedPageBreak/>
              <w:t>(m g /L)</w:t>
            </w:r>
          </w:p>
        </w:tc>
        <w:tc>
          <w:tcPr>
            <w:tcW w:w="0" w:type="auto"/>
          </w:tcPr>
          <w:p w14:paraId="271F4941" w14:textId="77777777" w:rsidR="002B39CF" w:rsidRDefault="00000000">
            <w:pPr>
              <w:pStyle w:val="Compact"/>
            </w:pPr>
            <w:r>
              <w:lastRenderedPageBreak/>
              <w:t>TC (m g /L)</w:t>
            </w:r>
          </w:p>
        </w:tc>
        <w:tc>
          <w:tcPr>
            <w:tcW w:w="0" w:type="auto"/>
          </w:tcPr>
          <w:p w14:paraId="7649FA48" w14:textId="77777777" w:rsidR="002B39CF" w:rsidRDefault="00000000">
            <w:pPr>
              <w:pStyle w:val="Compact"/>
            </w:pPr>
            <w:r>
              <w:t xml:space="preserve">Average TC (m g </w:t>
            </w:r>
            <w:r>
              <w:lastRenderedPageBreak/>
              <w:t>/L)</w:t>
            </w:r>
          </w:p>
        </w:tc>
        <w:tc>
          <w:tcPr>
            <w:tcW w:w="0" w:type="auto"/>
          </w:tcPr>
          <w:p w14:paraId="0F139ACA" w14:textId="77777777" w:rsidR="002B39CF" w:rsidRDefault="00000000">
            <w:pPr>
              <w:pStyle w:val="Compact"/>
            </w:pPr>
            <w:r>
              <w:lastRenderedPageBreak/>
              <w:t>TN (m g /L)</w:t>
            </w:r>
          </w:p>
        </w:tc>
        <w:tc>
          <w:tcPr>
            <w:tcW w:w="0" w:type="auto"/>
          </w:tcPr>
          <w:p w14:paraId="7E25E9CE" w14:textId="77777777" w:rsidR="002B39CF" w:rsidRDefault="00000000">
            <w:pPr>
              <w:pStyle w:val="Compact"/>
            </w:pPr>
            <w:r>
              <w:t xml:space="preserve">Average TN (m g </w:t>
            </w:r>
            <w:r>
              <w:lastRenderedPageBreak/>
              <w:t>/L)</w:t>
            </w:r>
          </w:p>
        </w:tc>
        <w:tc>
          <w:tcPr>
            <w:tcW w:w="0" w:type="auto"/>
          </w:tcPr>
          <w:p w14:paraId="0F878D68" w14:textId="77777777" w:rsidR="002B39CF" w:rsidRDefault="002B39CF">
            <w:pPr>
              <w:pStyle w:val="Compact"/>
            </w:pPr>
          </w:p>
        </w:tc>
      </w:tr>
      <w:tr w:rsidR="002B39CF" w14:paraId="29F374DB" w14:textId="77777777">
        <w:tc>
          <w:tcPr>
            <w:tcW w:w="0" w:type="auto"/>
          </w:tcPr>
          <w:p w14:paraId="218E4F0F" w14:textId="77777777" w:rsidR="002B39CF" w:rsidRDefault="00000000">
            <w:pPr>
              <w:pStyle w:val="Compact"/>
            </w:pPr>
            <w:r>
              <w:t>Sample</w:t>
            </w:r>
          </w:p>
        </w:tc>
        <w:tc>
          <w:tcPr>
            <w:tcW w:w="0" w:type="auto"/>
          </w:tcPr>
          <w:p w14:paraId="6B7BC924" w14:textId="77777777" w:rsidR="002B39CF" w:rsidRDefault="002B39CF">
            <w:pPr>
              <w:pStyle w:val="Compact"/>
            </w:pPr>
          </w:p>
        </w:tc>
        <w:tc>
          <w:tcPr>
            <w:tcW w:w="0" w:type="auto"/>
          </w:tcPr>
          <w:p w14:paraId="06E049FD" w14:textId="77777777" w:rsidR="002B39CF" w:rsidRDefault="00000000">
            <w:pPr>
              <w:pStyle w:val="Compact"/>
            </w:pPr>
            <w:r>
              <w:t>TOC (mg/L)</w:t>
            </w:r>
          </w:p>
        </w:tc>
        <w:tc>
          <w:tcPr>
            <w:tcW w:w="0" w:type="auto"/>
          </w:tcPr>
          <w:p w14:paraId="65833591" w14:textId="77777777" w:rsidR="002B39CF" w:rsidRDefault="00000000">
            <w:pPr>
              <w:pStyle w:val="Compact"/>
            </w:pPr>
            <w:r>
              <w:t>TC (mg/L)</w:t>
            </w:r>
          </w:p>
        </w:tc>
        <w:tc>
          <w:tcPr>
            <w:tcW w:w="0" w:type="auto"/>
          </w:tcPr>
          <w:p w14:paraId="75AAE087" w14:textId="77777777" w:rsidR="002B39CF" w:rsidRDefault="00000000">
            <w:pPr>
              <w:pStyle w:val="Compact"/>
            </w:pPr>
            <w:r>
              <w:t>Avarage TC (mg/L)</w:t>
            </w:r>
          </w:p>
        </w:tc>
        <w:tc>
          <w:tcPr>
            <w:tcW w:w="0" w:type="auto"/>
          </w:tcPr>
          <w:p w14:paraId="3774879D" w14:textId="77777777" w:rsidR="002B39CF" w:rsidRDefault="00000000">
            <w:pPr>
              <w:pStyle w:val="Compact"/>
            </w:pPr>
            <w:r>
              <w:t>TN (mg/L)</w:t>
            </w:r>
          </w:p>
        </w:tc>
        <w:tc>
          <w:tcPr>
            <w:tcW w:w="0" w:type="auto"/>
          </w:tcPr>
          <w:p w14:paraId="0C837385" w14:textId="77777777" w:rsidR="002B39CF" w:rsidRDefault="00000000">
            <w:pPr>
              <w:pStyle w:val="Compact"/>
            </w:pPr>
            <w:r>
              <w:t>Avarage TN (mg/L)</w:t>
            </w:r>
          </w:p>
        </w:tc>
      </w:tr>
      <w:tr w:rsidR="002B39CF" w14:paraId="0EE31D21" w14:textId="77777777">
        <w:tc>
          <w:tcPr>
            <w:tcW w:w="0" w:type="auto"/>
          </w:tcPr>
          <w:p w14:paraId="7BD6D098" w14:textId="77777777" w:rsidR="002B39CF" w:rsidRDefault="00000000">
            <w:pPr>
              <w:pStyle w:val="Compact"/>
            </w:pPr>
            <w:r>
              <w:t>Food Waste</w:t>
            </w:r>
          </w:p>
        </w:tc>
        <w:tc>
          <w:tcPr>
            <w:tcW w:w="0" w:type="auto"/>
          </w:tcPr>
          <w:p w14:paraId="7B0D4BA7" w14:textId="77777777" w:rsidR="002B39CF" w:rsidRDefault="00000000">
            <w:pPr>
              <w:pStyle w:val="Compact"/>
            </w:pPr>
            <w:r>
              <w:t>1</w:t>
            </w:r>
          </w:p>
        </w:tc>
        <w:tc>
          <w:tcPr>
            <w:tcW w:w="0" w:type="auto"/>
          </w:tcPr>
          <w:p w14:paraId="481C5036" w14:textId="77777777" w:rsidR="002B39CF" w:rsidRDefault="00000000">
            <w:pPr>
              <w:pStyle w:val="Compact"/>
            </w:pPr>
            <w:r>
              <w:t>5.039</w:t>
            </w:r>
          </w:p>
        </w:tc>
        <w:tc>
          <w:tcPr>
            <w:tcW w:w="0" w:type="auto"/>
          </w:tcPr>
          <w:p w14:paraId="013DFBEA" w14:textId="77777777" w:rsidR="002B39CF" w:rsidRDefault="00000000">
            <w:pPr>
              <w:pStyle w:val="Compact"/>
            </w:pPr>
            <w:r>
              <w:t>2017.6</w:t>
            </w:r>
          </w:p>
        </w:tc>
        <w:tc>
          <w:tcPr>
            <w:tcW w:w="0" w:type="auto"/>
          </w:tcPr>
          <w:p w14:paraId="41F600BF" w14:textId="77777777" w:rsidR="002B39CF" w:rsidRDefault="00000000">
            <w:pPr>
              <w:pStyle w:val="Compact"/>
            </w:pPr>
            <w:r>
              <w:t>1778.6</w:t>
            </w:r>
          </w:p>
        </w:tc>
        <w:tc>
          <w:tcPr>
            <w:tcW w:w="0" w:type="auto"/>
          </w:tcPr>
          <w:p w14:paraId="158776D5" w14:textId="77777777" w:rsidR="002B39CF" w:rsidRDefault="00000000">
            <w:pPr>
              <w:pStyle w:val="Compact"/>
            </w:pPr>
            <w:r>
              <w:t>275.64</w:t>
            </w:r>
          </w:p>
        </w:tc>
        <w:tc>
          <w:tcPr>
            <w:tcW w:w="0" w:type="auto"/>
          </w:tcPr>
          <w:p w14:paraId="08E68759" w14:textId="77777777" w:rsidR="002B39CF" w:rsidRDefault="00000000">
            <w:pPr>
              <w:pStyle w:val="Compact"/>
            </w:pPr>
            <w:r>
              <w:t>281.76</w:t>
            </w:r>
          </w:p>
        </w:tc>
      </w:tr>
      <w:tr w:rsidR="002B39CF" w14:paraId="2FEE9B86" w14:textId="77777777">
        <w:tc>
          <w:tcPr>
            <w:tcW w:w="0" w:type="auto"/>
          </w:tcPr>
          <w:p w14:paraId="39E12C84" w14:textId="77777777" w:rsidR="002B39CF" w:rsidRDefault="002B39CF">
            <w:pPr>
              <w:pStyle w:val="Compact"/>
            </w:pPr>
          </w:p>
        </w:tc>
        <w:tc>
          <w:tcPr>
            <w:tcW w:w="0" w:type="auto"/>
          </w:tcPr>
          <w:p w14:paraId="0E75A045" w14:textId="77777777" w:rsidR="002B39CF" w:rsidRDefault="00000000">
            <w:pPr>
              <w:pStyle w:val="Compact"/>
            </w:pPr>
            <w:r>
              <w:t>2</w:t>
            </w:r>
          </w:p>
        </w:tc>
        <w:tc>
          <w:tcPr>
            <w:tcW w:w="0" w:type="auto"/>
          </w:tcPr>
          <w:p w14:paraId="51922226" w14:textId="77777777" w:rsidR="002B39CF" w:rsidRDefault="00000000">
            <w:pPr>
              <w:pStyle w:val="Compact"/>
            </w:pPr>
            <w:r>
              <w:t>3.927</w:t>
            </w:r>
          </w:p>
        </w:tc>
        <w:tc>
          <w:tcPr>
            <w:tcW w:w="0" w:type="auto"/>
          </w:tcPr>
          <w:p w14:paraId="6E34F6A6" w14:textId="77777777" w:rsidR="002B39CF" w:rsidRDefault="00000000">
            <w:pPr>
              <w:pStyle w:val="Compact"/>
            </w:pPr>
            <w:r>
              <w:t>1539.6</w:t>
            </w:r>
          </w:p>
        </w:tc>
        <w:tc>
          <w:tcPr>
            <w:tcW w:w="0" w:type="auto"/>
          </w:tcPr>
          <w:p w14:paraId="00E73F43" w14:textId="77777777" w:rsidR="002B39CF" w:rsidRDefault="002B39CF">
            <w:pPr>
              <w:pStyle w:val="Compact"/>
            </w:pPr>
          </w:p>
        </w:tc>
        <w:tc>
          <w:tcPr>
            <w:tcW w:w="0" w:type="auto"/>
          </w:tcPr>
          <w:p w14:paraId="427291AE" w14:textId="77777777" w:rsidR="002B39CF" w:rsidRDefault="00000000">
            <w:pPr>
              <w:pStyle w:val="Compact"/>
            </w:pPr>
            <w:r>
              <w:t>287.88</w:t>
            </w:r>
          </w:p>
        </w:tc>
        <w:tc>
          <w:tcPr>
            <w:tcW w:w="0" w:type="auto"/>
          </w:tcPr>
          <w:p w14:paraId="404B9DB9" w14:textId="77777777" w:rsidR="002B39CF" w:rsidRDefault="002B39CF">
            <w:pPr>
              <w:pStyle w:val="Compact"/>
            </w:pPr>
          </w:p>
        </w:tc>
      </w:tr>
      <w:tr w:rsidR="002B39CF" w14:paraId="7066BF75" w14:textId="77777777">
        <w:tc>
          <w:tcPr>
            <w:tcW w:w="0" w:type="auto"/>
          </w:tcPr>
          <w:p w14:paraId="6FD12AEF" w14:textId="77777777" w:rsidR="002B39CF" w:rsidRDefault="00000000">
            <w:pPr>
              <w:pStyle w:val="Compact"/>
            </w:pPr>
            <w:r>
              <w:t>Crude Glycerol</w:t>
            </w:r>
          </w:p>
        </w:tc>
        <w:tc>
          <w:tcPr>
            <w:tcW w:w="0" w:type="auto"/>
          </w:tcPr>
          <w:p w14:paraId="46690910" w14:textId="77777777" w:rsidR="002B39CF" w:rsidRDefault="00000000">
            <w:pPr>
              <w:pStyle w:val="Compact"/>
            </w:pPr>
            <w:r>
              <w:t>1</w:t>
            </w:r>
          </w:p>
        </w:tc>
        <w:tc>
          <w:tcPr>
            <w:tcW w:w="0" w:type="auto"/>
          </w:tcPr>
          <w:p w14:paraId="468D766A" w14:textId="77777777" w:rsidR="002B39CF" w:rsidRDefault="00000000">
            <w:pPr>
              <w:pStyle w:val="Compact"/>
            </w:pPr>
            <w:r>
              <w:t>8.808</w:t>
            </w:r>
          </w:p>
        </w:tc>
        <w:tc>
          <w:tcPr>
            <w:tcW w:w="0" w:type="auto"/>
          </w:tcPr>
          <w:p w14:paraId="3C04A4EA" w14:textId="77777777" w:rsidR="002B39CF" w:rsidRDefault="00000000">
            <w:pPr>
              <w:pStyle w:val="Compact"/>
            </w:pPr>
            <w:r>
              <w:t>7049.6</w:t>
            </w:r>
          </w:p>
        </w:tc>
        <w:tc>
          <w:tcPr>
            <w:tcW w:w="0" w:type="auto"/>
          </w:tcPr>
          <w:p w14:paraId="193767C6" w14:textId="77777777" w:rsidR="002B39CF" w:rsidRDefault="00000000">
            <w:pPr>
              <w:pStyle w:val="Compact"/>
            </w:pPr>
            <w:r>
              <w:t>5523.2</w:t>
            </w:r>
          </w:p>
        </w:tc>
        <w:tc>
          <w:tcPr>
            <w:tcW w:w="0" w:type="auto"/>
          </w:tcPr>
          <w:p w14:paraId="7D94C455" w14:textId="77777777" w:rsidR="002B39CF" w:rsidRDefault="00000000">
            <w:pPr>
              <w:pStyle w:val="Compact"/>
            </w:pPr>
            <w:r>
              <w:t>470</w:t>
            </w:r>
          </w:p>
        </w:tc>
        <w:tc>
          <w:tcPr>
            <w:tcW w:w="0" w:type="auto"/>
          </w:tcPr>
          <w:p w14:paraId="4F3CF3EE" w14:textId="77777777" w:rsidR="002B39CF" w:rsidRDefault="00000000">
            <w:pPr>
              <w:pStyle w:val="Compact"/>
            </w:pPr>
            <w:r>
              <w:t>488.6</w:t>
            </w:r>
          </w:p>
        </w:tc>
      </w:tr>
      <w:tr w:rsidR="002B39CF" w14:paraId="433E5DC2" w14:textId="77777777">
        <w:tc>
          <w:tcPr>
            <w:tcW w:w="0" w:type="auto"/>
          </w:tcPr>
          <w:p w14:paraId="30CBEF14" w14:textId="77777777" w:rsidR="002B39CF" w:rsidRDefault="002B39CF">
            <w:pPr>
              <w:pStyle w:val="Compact"/>
            </w:pPr>
          </w:p>
        </w:tc>
        <w:tc>
          <w:tcPr>
            <w:tcW w:w="0" w:type="auto"/>
          </w:tcPr>
          <w:p w14:paraId="1A9FAA9C" w14:textId="77777777" w:rsidR="002B39CF" w:rsidRDefault="00000000">
            <w:pPr>
              <w:pStyle w:val="Compact"/>
            </w:pPr>
            <w:r>
              <w:t>2</w:t>
            </w:r>
          </w:p>
        </w:tc>
        <w:tc>
          <w:tcPr>
            <w:tcW w:w="0" w:type="auto"/>
          </w:tcPr>
          <w:p w14:paraId="7A60DC10" w14:textId="77777777" w:rsidR="002B39CF" w:rsidRDefault="00000000">
            <w:pPr>
              <w:pStyle w:val="Compact"/>
            </w:pPr>
            <w:r>
              <w:t>4.992</w:t>
            </w:r>
          </w:p>
        </w:tc>
        <w:tc>
          <w:tcPr>
            <w:tcW w:w="0" w:type="auto"/>
          </w:tcPr>
          <w:p w14:paraId="70E75742" w14:textId="77777777" w:rsidR="002B39CF" w:rsidRDefault="00000000">
            <w:pPr>
              <w:pStyle w:val="Compact"/>
            </w:pPr>
            <w:r>
              <w:t>3996.8</w:t>
            </w:r>
          </w:p>
        </w:tc>
        <w:tc>
          <w:tcPr>
            <w:tcW w:w="0" w:type="auto"/>
          </w:tcPr>
          <w:p w14:paraId="760B6C25" w14:textId="77777777" w:rsidR="002B39CF" w:rsidRDefault="002B39CF">
            <w:pPr>
              <w:pStyle w:val="Compact"/>
            </w:pPr>
          </w:p>
        </w:tc>
        <w:tc>
          <w:tcPr>
            <w:tcW w:w="0" w:type="auto"/>
          </w:tcPr>
          <w:p w14:paraId="2F40BA4F" w14:textId="77777777" w:rsidR="002B39CF" w:rsidRDefault="00000000">
            <w:pPr>
              <w:pStyle w:val="Compact"/>
            </w:pPr>
            <w:r>
              <w:t>507.2</w:t>
            </w:r>
          </w:p>
        </w:tc>
        <w:tc>
          <w:tcPr>
            <w:tcW w:w="0" w:type="auto"/>
          </w:tcPr>
          <w:p w14:paraId="61382DB5" w14:textId="77777777" w:rsidR="002B39CF" w:rsidRDefault="002B39CF">
            <w:pPr>
              <w:pStyle w:val="Compact"/>
            </w:pPr>
          </w:p>
        </w:tc>
      </w:tr>
    </w:tbl>
    <w:p w14:paraId="4A9FAF9F" w14:textId="77777777" w:rsidR="002B39CF" w:rsidRDefault="00000000">
      <w:pPr>
        <w:pStyle w:val="Ttulo2"/>
      </w:pPr>
      <w:bookmarkStart w:id="229" w:name="experiment-setup"/>
      <w:bookmarkEnd w:id="192"/>
      <w:bookmarkEnd w:id="222"/>
      <w:r>
        <w:rPr>
          <w:rStyle w:val="SectionNumber"/>
        </w:rPr>
        <w:t>4.5</w:t>
      </w:r>
      <w:r>
        <w:tab/>
        <w:t>Experiment Setup</w:t>
      </w:r>
    </w:p>
    <w:p w14:paraId="6B213FED" w14:textId="61FB19B8" w:rsidR="002B39CF" w:rsidRDefault="00000000">
      <w:pPr>
        <w:pStyle w:val="FirstParagraph"/>
      </w:pPr>
      <w:r>
        <w:t>The reactor had a working volume of 1 L and was operated in continuous mode</w:t>
      </w:r>
      <w:del w:id="230" w:author="Ramiro Martins" w:date="2026-10-12T11:01:00Z" w16du:dateUtc="2026-10-12T10:01:00Z">
        <w:r w:rsidDel="0004722A">
          <w:delText>,</w:delText>
        </w:r>
      </w:del>
      <w:r>
        <w:t xml:space="preserve"> under anaerobic conditions. Mixing was provided by a magnetic stir bar, and the overflow outlet was kept closed with a valve to maintain an anaerobic environment. </w:t>
      </w:r>
      <w:ins w:id="231" w:author="Ramiro Martins" w:date="2026-10-12T11:01:00Z" w16du:dateUtc="2026-10-12T10:01:00Z">
        <w:r w:rsidR="0004722A">
          <w:t>The</w:t>
        </w:r>
      </w:ins>
      <w:del w:id="232" w:author="Ramiro Martins" w:date="2026-10-12T11:01:00Z" w16du:dateUtc="2026-10-12T10:01:00Z">
        <w:r w:rsidDel="0004722A">
          <w:delText>This</w:delText>
        </w:r>
      </w:del>
      <w:r>
        <w:t xml:space="preserve"> experimental setup is shown in Fig. 4.1</w:t>
      </w:r>
      <w:ins w:id="233" w:author="Ramiro Martins" w:date="2026-10-12T11:01:00Z" w16du:dateUtc="2026-10-12T10:01:00Z">
        <w:r w:rsidR="0004722A">
          <w:t>.</w:t>
        </w:r>
      </w:ins>
      <w:del w:id="234" w:author="Ramiro Martins" w:date="2026-10-12T11:01:00Z" w16du:dateUtc="2026-10-12T10:01:00Z">
        <w:r w:rsidDel="0004722A">
          <w:delText>:</w:delText>
        </w:r>
      </w:del>
    </w:p>
    <w:p w14:paraId="759E46C7" w14:textId="77777777" w:rsidR="002B39CF" w:rsidRDefault="00000000">
      <w:pPr>
        <w:pStyle w:val="ImageCaption"/>
      </w:pPr>
      <w:r>
        <w:t>Schematic of the experimental setup used</w:t>
      </w:r>
    </w:p>
    <w:p w14:paraId="540E3ED9" w14:textId="3F442F0D" w:rsidR="002B39CF" w:rsidRDefault="00000000">
      <w:pPr>
        <w:pStyle w:val="Corpodetexto"/>
      </w:pPr>
      <w:r>
        <w:t xml:space="preserve">The reactor was </w:t>
      </w:r>
      <w:ins w:id="235" w:author="Ramiro Martins" w:date="2026-10-12T11:01:00Z" w16du:dateUtc="2026-10-12T10:01:00Z">
        <w:r w:rsidR="0004722A">
          <w:t>maintained</w:t>
        </w:r>
      </w:ins>
      <w:del w:id="236" w:author="Ramiro Martins" w:date="2026-10-12T11:01:00Z" w16du:dateUtc="2026-10-12T10:01:00Z">
        <w:r w:rsidDel="0004722A">
          <w:delText>kept</w:delText>
        </w:r>
      </w:del>
      <w:r>
        <w:t xml:space="preserve"> </w:t>
      </w:r>
      <w:ins w:id="237" w:author="Ramiro Martins" w:date="2026-10-12T11:01:00Z" w16du:dateUtc="2026-10-12T10:01:00Z">
        <w:r w:rsidR="0004722A">
          <w:t xml:space="preserve">at 35 °C, which is </w:t>
        </w:r>
      </w:ins>
      <w:del w:id="238" w:author="Ramiro Martins" w:date="2026-10-12T11:01:00Z" w16du:dateUtc="2026-10-12T10:01:00Z">
        <w:r w:rsidDel="0004722A">
          <w:delText xml:space="preserve">at 35 °C, </w:delText>
        </w:r>
      </w:del>
      <w:r>
        <w:t xml:space="preserve">close to the optimal temperature for mesophilic microorganisms (Choorit, 2007). The OLR was set </w:t>
      </w:r>
      <w:ins w:id="239" w:author="Ramiro Martins" w:date="2026-10-12T11:01:00Z" w16du:dateUtc="2026-10-12T10:01:00Z">
        <w:r w:rsidR="0004722A">
          <w:t>at</w:t>
        </w:r>
      </w:ins>
      <w:del w:id="240" w:author="Ramiro Martins" w:date="2026-10-12T11:01:00Z" w16du:dateUtc="2026-10-12T10:01:00Z">
        <w:r w:rsidDel="0004722A">
          <w:delText>with</w:delText>
        </w:r>
      </w:del>
      <w:r>
        <w:t xml:space="preserve"> a </w:t>
      </w:r>
      <w:ins w:id="241" w:author="Ramiro Martins" w:date="2026-10-12T11:01:00Z" w16du:dateUtc="2026-10-12T10:01:00Z">
        <w:r w:rsidR="0004722A">
          <w:t>maximum</w:t>
        </w:r>
      </w:ins>
      <w:del w:id="242" w:author="Ramiro Martins" w:date="2026-10-12T11:01:00Z" w16du:dateUtc="2026-10-12T10:01:00Z">
        <w:r w:rsidDel="0004722A">
          <w:delText>max</w:delText>
        </w:r>
      </w:del>
      <w:r>
        <w:t xml:space="preserve"> of 4 k g VS /m³/d, with </w:t>
      </w:r>
      <w:ins w:id="243" w:author="Ramiro Martins" w:date="2026-10-12T11:01:00Z" w16du:dateUtc="2026-10-12T10:01:00Z">
        <w:r w:rsidR="0004722A">
          <w:t>an</w:t>
        </w:r>
      </w:ins>
      <w:del w:id="244" w:author="Ramiro Martins" w:date="2026-10-12T11:01:00Z" w16du:dateUtc="2026-10-12T10:01:00Z">
        <w:r w:rsidDel="0004722A">
          <w:delText>a</w:delText>
        </w:r>
      </w:del>
      <w:r>
        <w:t xml:space="preserve"> HRT of 30 days, </w:t>
      </w:r>
      <w:ins w:id="245" w:author="Ramiro Martins" w:date="2026-10-12T11:01:00Z" w16du:dateUtc="2026-10-12T10:01:00Z">
        <w:r w:rsidR="0004722A">
          <w:t>which is suitable</w:t>
        </w:r>
      </w:ins>
      <w:del w:id="246" w:author="Ramiro Martins" w:date="2026-10-12T11:01:00Z" w16du:dateUtc="2026-10-12T10:01:00Z">
        <w:r w:rsidDel="0004722A">
          <w:delText>conditions</w:delText>
        </w:r>
      </w:del>
      <w:r>
        <w:t xml:space="preserve"> for stable co-digestion of FW and GL (Tomczak et al., 2025). The pH was maintained </w:t>
      </w:r>
      <w:ins w:id="247" w:author="Ramiro Martins" w:date="2026-10-12T11:02:00Z" w16du:dateUtc="2026-10-12T10:02:00Z">
        <w:r w:rsidR="0004722A">
          <w:t>at approximately</w:t>
        </w:r>
      </w:ins>
      <w:del w:id="248" w:author="Ramiro Martins" w:date="2026-10-12T11:02:00Z" w16du:dateUtc="2026-10-12T10:02:00Z">
        <w:r w:rsidDel="0004722A">
          <w:delText>around</w:delText>
        </w:r>
      </w:del>
      <w:r>
        <w:t xml:space="preserve"> 7 by adding KHCO3 </w:t>
      </w:r>
      <w:ins w:id="249" w:author="Ramiro Martins" w:date="2026-10-12T11:02:00Z" w16du:dateUtc="2026-10-12T10:02:00Z">
        <w:r w:rsidR="0004722A">
          <w:t>to</w:t>
        </w:r>
      </w:ins>
      <w:del w:id="250" w:author="Ramiro Martins" w:date="2026-10-12T11:02:00Z" w16du:dateUtc="2026-10-12T10:02:00Z">
        <w:r w:rsidDel="0004722A">
          <w:delText>into</w:delText>
        </w:r>
      </w:del>
      <w:r>
        <w:t xml:space="preserve"> the feed solution at a concentration of 10 g /L, and to the reactor whenever the pH dropped </w:t>
      </w:r>
      <w:ins w:id="251" w:author="Ramiro Martins" w:date="2026-10-12T11:02:00Z" w16du:dateUtc="2026-10-12T10:02:00Z">
        <w:r w:rsidR="0004722A">
          <w:t>below</w:t>
        </w:r>
      </w:ins>
      <w:del w:id="252" w:author="Ramiro Martins" w:date="2026-10-12T11:02:00Z" w16du:dateUtc="2026-10-12T10:02:00Z">
        <w:r w:rsidDel="0004722A">
          <w:delText>lower than</w:delText>
        </w:r>
      </w:del>
      <w:r>
        <w:t xml:space="preserve"> 6.</w:t>
      </w:r>
    </w:p>
    <w:p w14:paraId="418DDCBB" w14:textId="77777777" w:rsidR="002B39CF" w:rsidRDefault="00000000">
      <w:pPr>
        <w:pStyle w:val="Corpodetexto"/>
      </w:pPr>
      <w:r>
        <w:t>In the Eq. 4.5 and Eq. 4.6, about HRT and OLR, respectively:</w:t>
      </w:r>
    </w:p>
    <w:p w14:paraId="7A59B9DD" w14:textId="77777777" w:rsidR="002B39CF" w:rsidRDefault="00000000">
      <w:pPr>
        <w:pStyle w:val="Corpodetexto"/>
      </w:pPr>
      <m:oMathPara>
        <m:oMathParaPr>
          <m:jc m:val="center"/>
        </m:oMathParaPr>
        <m:oMath>
          <m:r>
            <m:rPr>
              <m:sty m:val="p"/>
            </m:rPr>
            <w:rPr>
              <w:rFonts w:ascii="Cambria Math" w:hAnsi="Cambria Math"/>
            </w:rPr>
            <m:t>HRT=</m:t>
          </m:r>
          <m:f>
            <m:fPr>
              <m:ctrlPr>
                <w:rPr>
                  <w:rFonts w:ascii="Cambria Math" w:hAnsi="Cambria Math"/>
                </w:rPr>
              </m:ctrlPr>
            </m:fPr>
            <m:num>
              <m:r>
                <w:rPr>
                  <w:rFonts w:ascii="Cambria Math" w:hAnsi="Cambria Math"/>
                </w:rPr>
                <m:t>V</m:t>
              </m:r>
            </m:num>
            <m:den>
              <m:r>
                <w:rPr>
                  <w:rFonts w:ascii="Cambria Math" w:hAnsi="Cambria Math"/>
                </w:rPr>
                <m:t>Q</m:t>
              </m:r>
            </m:den>
          </m:f>
          <m:r>
            <w:rPr>
              <w:rFonts w:ascii="Cambria Math" w:hAnsi="Cambria Math"/>
            </w:rPr>
            <m:t> </m:t>
          </m:r>
          <m:d>
            <m:dPr>
              <m:begChr m:val="["/>
              <m:endChr m:val="]"/>
              <m:ctrlPr>
                <w:rPr>
                  <w:rFonts w:ascii="Cambria Math" w:hAnsi="Cambria Math"/>
                </w:rPr>
              </m:ctrlPr>
            </m:dPr>
            <m:e>
              <m:r>
                <w:rPr>
                  <w:rFonts w:ascii="Cambria Math" w:hAnsi="Cambria Math"/>
                </w:rPr>
                <m:t>d</m:t>
              </m:r>
            </m:e>
          </m:d>
        </m:oMath>
      </m:oMathPara>
    </w:p>
    <w:p w14:paraId="5F3C3B82" w14:textId="77777777" w:rsidR="002B39CF" w:rsidRDefault="00000000">
      <w:pPr>
        <w:pStyle w:val="FirstParagraph"/>
      </w:pPr>
      <m:oMathPara>
        <m:oMathParaPr>
          <m:jc m:val="center"/>
        </m:oMathParaPr>
        <m:oMath>
          <m:r>
            <m:rPr>
              <m:sty m:val="p"/>
            </m:rPr>
            <w:rPr>
              <w:rFonts w:ascii="Cambria Math" w:hAnsi="Cambria Math"/>
            </w:rPr>
            <m:t>OLR=</m:t>
          </m:r>
          <m:f>
            <m:fPr>
              <m:ctrlPr>
                <w:rPr>
                  <w:rFonts w:ascii="Cambria Math" w:hAnsi="Cambria Math"/>
                </w:rPr>
              </m:ctrlPr>
            </m:fPr>
            <m:num>
              <m:sSub>
                <m:sSubPr>
                  <m:ctrlPr>
                    <w:rPr>
                      <w:rFonts w:ascii="Cambria Math" w:hAnsi="Cambria Math"/>
                    </w:rPr>
                  </m:ctrlPr>
                </m:sSubPr>
                <m:e>
                  <m:r>
                    <w:rPr>
                      <w:rFonts w:ascii="Cambria Math" w:hAnsi="Cambria Math"/>
                    </w:rPr>
                    <m:t>S</m:t>
                  </m:r>
                </m:e>
                <m:sub>
                  <m:r>
                    <m:rPr>
                      <m:nor/>
                    </m:rPr>
                    <m:t>in</m:t>
                  </m:r>
                </m:sub>
              </m:sSub>
              <m:r>
                <m:rPr>
                  <m:sty m:val="p"/>
                </m:rPr>
                <w:rPr>
                  <w:rFonts w:ascii="Cambria Math" w:hAnsi="Cambria Math"/>
                </w:rPr>
                <m:t>×</m:t>
              </m:r>
              <m:r>
                <w:rPr>
                  <w:rFonts w:ascii="Cambria Math" w:hAnsi="Cambria Math"/>
                </w:rPr>
                <m:t>Q</m:t>
              </m:r>
            </m:num>
            <m:den>
              <m:r>
                <w:rPr>
                  <w:rFonts w:ascii="Cambria Math" w:hAnsi="Cambria Math"/>
                </w:rPr>
                <m:t>V</m:t>
              </m:r>
            </m:den>
          </m:f>
          <m:r>
            <w:rPr>
              <w:rFonts w:ascii="Cambria Math" w:hAnsi="Cambria Math"/>
            </w:rPr>
            <m:t> </m:t>
          </m:r>
          <m:d>
            <m:dPr>
              <m:begChr m:val="["/>
              <m:endChr m:val="]"/>
              <m:ctrlPr>
                <w:rPr>
                  <w:rFonts w:ascii="Cambria Math" w:hAnsi="Cambria Math"/>
                </w:rPr>
              </m:ctrlPr>
            </m:dPr>
            <m:e>
              <m:r>
                <w:rPr>
                  <w:rFonts w:ascii="Cambria Math" w:hAnsi="Cambria Math"/>
                </w:rPr>
                <m:t>kgVS</m:t>
              </m:r>
              <m:r>
                <m:rPr>
                  <m:sty m:val="p"/>
                </m:rPr>
                <w:rPr>
                  <w:rFonts w:ascii="Cambria Math" w:hAnsi="Cambria Math"/>
                </w:rPr>
                <m:t>/</m:t>
              </m:r>
              <m:r>
                <w:rPr>
                  <w:rFonts w:ascii="Cambria Math" w:hAnsi="Cambria Math"/>
                </w:rPr>
                <m:t>m</m:t>
              </m:r>
              <m:r>
                <m:rPr>
                  <m:sty m:val="p"/>
                </m:rPr>
                <w:rPr>
                  <w:rFonts w:ascii="Cambria Math" w:hAnsi="Cambria Math"/>
                </w:rPr>
                <m:t>³/</m:t>
              </m:r>
              <m:r>
                <w:rPr>
                  <w:rFonts w:ascii="Cambria Math" w:hAnsi="Cambria Math"/>
                </w:rPr>
                <m:t>d</m:t>
              </m:r>
            </m:e>
          </m:d>
        </m:oMath>
      </m:oMathPara>
    </w:p>
    <w:p w14:paraId="24C3DD8B" w14:textId="77777777" w:rsidR="002B39CF" w:rsidRDefault="00000000">
      <w:pPr>
        <w:pStyle w:val="FirstParagraph"/>
      </w:pPr>
      <w:r>
        <w:t xml:space="preserve">where </w:t>
      </w:r>
      <m:oMath>
        <m:sSub>
          <m:sSubPr>
            <m:ctrlPr>
              <w:rPr>
                <w:rFonts w:ascii="Cambria Math" w:hAnsi="Cambria Math"/>
              </w:rPr>
            </m:ctrlPr>
          </m:sSubPr>
          <m:e>
            <m:r>
              <w:rPr>
                <w:rFonts w:ascii="Cambria Math" w:hAnsi="Cambria Math"/>
              </w:rPr>
              <m:t>S</m:t>
            </m:r>
          </m:e>
          <m:sub>
            <m:r>
              <m:rPr>
                <m:nor/>
              </m:rPr>
              <m:t>in</m:t>
            </m:r>
          </m:sub>
        </m:sSub>
      </m:oMath>
      <w:r>
        <w:t xml:space="preserve"> is the influent VS concentration (k g /m³), </w:t>
      </w:r>
      <m:oMath>
        <m:r>
          <w:rPr>
            <w:rFonts w:ascii="Cambria Math" w:hAnsi="Cambria Math"/>
          </w:rPr>
          <m:t>Q</m:t>
        </m:r>
      </m:oMath>
      <w:r>
        <w:t xml:space="preserve"> is the volumetric flow rate (m³/d), and </w:t>
      </w:r>
      <m:oMath>
        <m:r>
          <w:rPr>
            <w:rFonts w:ascii="Cambria Math" w:hAnsi="Cambria Math"/>
          </w:rPr>
          <m:t>V</m:t>
        </m:r>
      </m:oMath>
      <w:r>
        <w:t xml:space="preserve"> is the reactor working volume (m³).</w:t>
      </w:r>
    </w:p>
    <w:p w14:paraId="0916E5E1" w14:textId="77777777" w:rsidR="002B39CF" w:rsidRDefault="00000000">
      <w:pPr>
        <w:pStyle w:val="Ttulo3"/>
      </w:pPr>
      <w:bookmarkStart w:id="253" w:name="feeding-solution"/>
      <w:r>
        <w:rPr>
          <w:rStyle w:val="SectionNumber"/>
        </w:rPr>
        <w:lastRenderedPageBreak/>
        <w:t>4.5.1</w:t>
      </w:r>
      <w:r>
        <w:tab/>
        <w:t>Feeding Solution</w:t>
      </w:r>
    </w:p>
    <w:p w14:paraId="4E7DAE0C" w14:textId="2341798D" w:rsidR="002B39CF" w:rsidRDefault="00000000">
      <w:pPr>
        <w:pStyle w:val="FirstParagraph"/>
      </w:pPr>
      <w:r>
        <w:t>The feed was designed to achieve a C/N ratio of 25:1, which is optimal for AD (Li et al., 2011). Characterisation of the FW and C-GL showed that both substrates contained nitrogen, making it difficult to balance the C/N ratio using both</w:t>
      </w:r>
      <w:ins w:id="254" w:author="Ramiro Martins" w:date="2026-10-12T11:03:00Z" w16du:dateUtc="2026-10-12T10:03:00Z">
        <w:r w:rsidR="0004722A">
          <w:t xml:space="preserve">. </w:t>
        </w:r>
      </w:ins>
      <w:del w:id="255" w:author="Ramiro Martins" w:date="2026-10-12T11:03:00Z" w16du:dateUtc="2026-10-12T10:03:00Z">
        <w:r w:rsidDel="0004722A">
          <w:delText xml:space="preserve"> of them together. </w:delText>
        </w:r>
      </w:del>
      <w:r>
        <w:t xml:space="preserve">Therefore, P-GL was used as an additive to allow precise control </w:t>
      </w:r>
      <w:ins w:id="256" w:author="Ramiro Martins" w:date="2026-10-12T11:03:00Z" w16du:dateUtc="2026-10-12T10:03:00Z">
        <w:r w:rsidR="0004722A">
          <w:t>of the C/N ratio</w:t>
        </w:r>
      </w:ins>
      <w:del w:id="257" w:author="Ramiro Martins" w:date="2026-10-12T11:03:00Z" w16du:dateUtc="2026-10-12T10:03:00Z">
        <w:r w:rsidDel="0004722A">
          <w:delText>of the C/N</w:delText>
        </w:r>
      </w:del>
      <w:r>
        <w:t>. Based on the chosen HRT and the daily volumetric flow rate, the reactor was fed once per day to ensure a flow rate high enough to transport the solid FW suspension through the feeding tube.</w:t>
      </w:r>
    </w:p>
    <w:p w14:paraId="468ADCDF" w14:textId="0B3A8180" w:rsidR="002B39CF" w:rsidRDefault="00000000">
      <w:pPr>
        <w:pStyle w:val="Corpodetexto"/>
      </w:pPr>
      <w:r>
        <w:t>The feed was made with a restriction of needing to have less than 15 % of TS</w:t>
      </w:r>
      <w:del w:id="258" w:author="Ramiro Martins" w:date="2026-10-12T11:03:00Z" w16du:dateUtc="2026-10-12T10:03:00Z">
        <w:r w:rsidDel="0004722A">
          <w:delText>%</w:delText>
        </w:r>
      </w:del>
      <w:r>
        <w:t xml:space="preserve">. The amount of OLR and </w:t>
      </w:r>
      <w:del w:id="259" w:author="Ramiro Martins" w:date="2026-10-12T11:04:00Z" w16du:dateUtc="2026-10-12T10:04:00Z">
        <w:r w:rsidDel="0004722A">
          <w:delText xml:space="preserve">if </w:delText>
        </w:r>
      </w:del>
      <w:r>
        <w:t xml:space="preserve">KHCO3 </w:t>
      </w:r>
      <w:del w:id="260" w:author="Ramiro Martins" w:date="2026-10-12T11:04:00Z" w16du:dateUtc="2026-10-12T10:04:00Z">
        <w:r w:rsidDel="0004722A">
          <w:delText xml:space="preserve">was </w:delText>
        </w:r>
      </w:del>
      <w:r>
        <w:t>added</w:t>
      </w:r>
      <w:del w:id="261" w:author="Ramiro Martins" w:date="2026-10-12T11:04:00Z" w16du:dateUtc="2026-10-12T10:04:00Z">
        <w:r w:rsidDel="0004722A">
          <w:delText>,</w:delText>
        </w:r>
      </w:del>
      <w:r>
        <w:t xml:space="preserve"> was decided by the pH and </w:t>
      </w:r>
      <w:del w:id="262" w:author="Ramiro Martins" w:date="2026-10-12T11:04:00Z" w16du:dateUtc="2026-10-12T10:04:00Z">
        <w:r w:rsidDel="0004722A">
          <w:delText xml:space="preserve">how was the </w:delText>
        </w:r>
      </w:del>
      <w:r>
        <w:t xml:space="preserve">CH4 production of the reactor. If it was too acidic, </w:t>
      </w:r>
      <w:del w:id="263" w:author="Ramiro Martins" w:date="2026-10-12T11:04:00Z" w16du:dateUtc="2026-10-12T10:04:00Z">
        <w:r w:rsidDel="0004722A">
          <w:delText xml:space="preserve">it was used </w:delText>
        </w:r>
      </w:del>
      <w:r>
        <w:t>a lower OLR with KHCO3</w:t>
      </w:r>
      <w:ins w:id="264" w:author="Ramiro Martins" w:date="2026-10-12T11:04:00Z" w16du:dateUtc="2026-10-12T10:04:00Z">
        <w:r w:rsidR="0004722A">
          <w:t xml:space="preserve"> was used;</w:t>
        </w:r>
      </w:ins>
      <w:del w:id="265" w:author="Ramiro Martins" w:date="2026-10-12T11:04:00Z" w16du:dateUtc="2026-10-12T10:04:00Z">
        <w:r w:rsidDel="0004722A">
          <w:delText>,</w:delText>
        </w:r>
      </w:del>
      <w:r>
        <w:t xml:space="preserve"> if it was at the ri</w:t>
      </w:r>
      <w:ins w:id="266" w:author="Ramiro Martins" w:date="2026-10-12T11:04:00Z" w16du:dateUtc="2026-10-12T10:04:00Z">
        <w:r w:rsidR="0004722A">
          <w:t>ght amount,</w:t>
        </w:r>
      </w:ins>
      <w:del w:id="267" w:author="Ramiro Martins" w:date="2026-10-12T11:04:00Z" w16du:dateUtc="2026-10-12T10:04:00Z">
        <w:r w:rsidDel="0004722A">
          <w:delText>ght amount</w:delText>
        </w:r>
      </w:del>
      <w:r>
        <w:t xml:space="preserve"> it was </w:t>
      </w:r>
      <w:ins w:id="268" w:author="Ramiro Martins" w:date="2026-10-12T11:04:00Z" w16du:dateUtc="2026-10-12T10:04:00Z">
        <w:r w:rsidR="0004722A">
          <w:t>kept</w:t>
        </w:r>
      </w:ins>
      <w:del w:id="269" w:author="Ramiro Martins" w:date="2026-10-12T11:04:00Z" w16du:dateUtc="2026-10-12T10:04:00Z">
        <w:r w:rsidDel="0004722A">
          <w:delText>keep</w:delText>
        </w:r>
      </w:del>
      <w:r>
        <w:t xml:space="preserve"> the same</w:t>
      </w:r>
      <w:ins w:id="270" w:author="Ramiro Martins" w:date="2026-10-12T11:04:00Z" w16du:dateUtc="2026-10-12T10:04:00Z">
        <w:r w:rsidR="0004722A">
          <w:t>;</w:t>
        </w:r>
      </w:ins>
      <w:del w:id="271" w:author="Ramiro Martins" w:date="2026-10-12T11:04:00Z" w16du:dateUtc="2026-10-12T10:04:00Z">
        <w:r w:rsidDel="0004722A">
          <w:delText xml:space="preserve"> amount,</w:delText>
        </w:r>
      </w:del>
      <w:r>
        <w:t xml:space="preserve"> and if it was too basic</w:t>
      </w:r>
      <w:ins w:id="272" w:author="Ramiro Martins" w:date="2026-10-12T11:04:00Z" w16du:dateUtc="2026-10-12T10:04:00Z">
        <w:r w:rsidR="0004722A">
          <w:t>,</w:t>
        </w:r>
      </w:ins>
      <w:del w:id="273" w:author="Ramiro Martins" w:date="2026-10-12T11:04:00Z" w16du:dateUtc="2026-10-12T10:04:00Z">
        <w:r w:rsidDel="0004722A">
          <w:delText xml:space="preserve"> it was added</w:delText>
        </w:r>
      </w:del>
      <w:r>
        <w:t xml:space="preserve"> a higher OLR wit</w:t>
      </w:r>
      <w:ins w:id="274" w:author="Ramiro Martins" w:date="2026-10-12T11:04:00Z" w16du:dateUtc="2026-10-12T10:04:00Z">
        <w:r w:rsidR="0004722A">
          <w:t>hout KHCO3 was added</w:t>
        </w:r>
      </w:ins>
      <w:del w:id="275" w:author="Ramiro Martins" w:date="2026-10-12T11:04:00Z" w16du:dateUtc="2026-10-12T10:04:00Z">
        <w:r w:rsidDel="0004722A">
          <w:delText>hout KHCO3</w:delText>
        </w:r>
      </w:del>
      <w:r>
        <w:t xml:space="preserve">. The feed storage always had some </w:t>
      </w:r>
      <w:ins w:id="276" w:author="Ramiro Martins" w:date="2026-10-12T11:04:00Z" w16du:dateUtc="2026-10-12T10:04:00Z">
        <w:r w:rsidR="0004722A">
          <w:t>remaining</w:t>
        </w:r>
      </w:ins>
      <w:del w:id="277" w:author="Ramiro Martins" w:date="2026-10-12T11:04:00Z" w16du:dateUtc="2026-10-12T10:04:00Z">
        <w:r w:rsidDel="0004722A">
          <w:delText>remainig</w:delText>
        </w:r>
      </w:del>
      <w:r>
        <w:t xml:space="preserve"> feed, and the new one was added on top, diluting or concentrating the feed going to the reactor.</w:t>
      </w:r>
    </w:p>
    <w:p w14:paraId="58484109" w14:textId="1ADB3444" w:rsidR="002B39CF" w:rsidRDefault="00000000">
      <w:pPr>
        <w:pStyle w:val="Corpodetexto"/>
      </w:pPr>
      <w:r>
        <w:t xml:space="preserve">The feed was also supplemented with nutrients to improve the growth of microorganisms. Table 4.4 </w:t>
      </w:r>
      <w:ins w:id="278" w:author="Ramiro Martins" w:date="2026-10-12T11:04:00Z" w16du:dateUtc="2026-10-12T10:04:00Z">
        <w:r w:rsidR="0004722A">
          <w:t>lists</w:t>
        </w:r>
      </w:ins>
      <w:del w:id="279" w:author="Ramiro Martins" w:date="2026-10-12T11:04:00Z" w16du:dateUtc="2026-10-12T10:04:00Z">
        <w:r w:rsidDel="0004722A">
          <w:delText>shows</w:delText>
        </w:r>
      </w:del>
      <w:r>
        <w:t xml:space="preserve"> the nutrients added to the substrate and their respective concentrations.</w:t>
      </w:r>
    </w:p>
    <w:tbl>
      <w:tblPr>
        <w:tblStyle w:val="Table"/>
        <w:tblW w:w="0" w:type="auto"/>
        <w:tblLook w:val="0020" w:firstRow="1" w:lastRow="0" w:firstColumn="0" w:lastColumn="0" w:noHBand="0" w:noVBand="0"/>
      </w:tblPr>
      <w:tblGrid>
        <w:gridCol w:w="1633"/>
        <w:gridCol w:w="2526"/>
      </w:tblGrid>
      <w:tr w:rsidR="002B39CF" w14:paraId="39D22BA8" w14:textId="77777777" w:rsidTr="002B39CF">
        <w:trPr>
          <w:cnfStyle w:val="100000000000" w:firstRow="1" w:lastRow="0" w:firstColumn="0" w:lastColumn="0" w:oddVBand="0" w:evenVBand="0" w:oddHBand="0" w:evenHBand="0" w:firstRowFirstColumn="0" w:firstRowLastColumn="0" w:lastRowFirstColumn="0" w:lastRowLastColumn="0"/>
          <w:tblHeader/>
        </w:trPr>
        <w:tc>
          <w:tcPr>
            <w:tcW w:w="0" w:type="auto"/>
          </w:tcPr>
          <w:p w14:paraId="66F3D0EE" w14:textId="77777777" w:rsidR="002B39CF" w:rsidRDefault="00000000">
            <w:pPr>
              <w:pStyle w:val="Compact"/>
            </w:pPr>
            <w:r>
              <w:t>Nutrients</w:t>
            </w:r>
          </w:p>
        </w:tc>
        <w:tc>
          <w:tcPr>
            <w:tcW w:w="0" w:type="auto"/>
          </w:tcPr>
          <w:p w14:paraId="32A3326C" w14:textId="77777777" w:rsidR="002B39CF" w:rsidRDefault="00000000">
            <w:pPr>
              <w:pStyle w:val="Compact"/>
            </w:pPr>
            <w:r>
              <w:t>Concentration (m g /L)</w:t>
            </w:r>
          </w:p>
        </w:tc>
      </w:tr>
      <w:tr w:rsidR="002B39CF" w14:paraId="4085BA9E" w14:textId="77777777">
        <w:tc>
          <w:tcPr>
            <w:tcW w:w="0" w:type="auto"/>
            <w:gridSpan w:val="2"/>
          </w:tcPr>
          <w:p w14:paraId="4EE19E60" w14:textId="77777777" w:rsidR="002B39CF" w:rsidRDefault="00000000">
            <w:pPr>
              <w:pStyle w:val="Compact"/>
            </w:pPr>
            <w:r>
              <w:rPr>
                <w:i/>
                <w:iCs/>
              </w:rPr>
              <w:t>Table 4.4 continued</w:t>
            </w:r>
          </w:p>
        </w:tc>
      </w:tr>
      <w:tr w:rsidR="002B39CF" w14:paraId="4CD551DB" w14:textId="77777777">
        <w:tc>
          <w:tcPr>
            <w:tcW w:w="0" w:type="auto"/>
          </w:tcPr>
          <w:p w14:paraId="65550EE5" w14:textId="77777777" w:rsidR="002B39CF" w:rsidRDefault="00000000">
            <w:pPr>
              <w:pStyle w:val="Compact"/>
            </w:pPr>
            <w:r>
              <w:t>Nutrients</w:t>
            </w:r>
          </w:p>
        </w:tc>
        <w:tc>
          <w:tcPr>
            <w:tcW w:w="0" w:type="auto"/>
          </w:tcPr>
          <w:p w14:paraId="0B295CAF" w14:textId="77777777" w:rsidR="002B39CF" w:rsidRDefault="00000000">
            <w:pPr>
              <w:pStyle w:val="Compact"/>
            </w:pPr>
            <w:r>
              <w:t>Concentration (m g /L)</w:t>
            </w:r>
          </w:p>
        </w:tc>
      </w:tr>
      <w:tr w:rsidR="002B39CF" w14:paraId="49030D63" w14:textId="77777777">
        <w:tc>
          <w:tcPr>
            <w:tcW w:w="0" w:type="auto"/>
          </w:tcPr>
          <w:p w14:paraId="2EB225D0" w14:textId="77777777" w:rsidR="002B39CF" w:rsidRDefault="00000000">
            <w:pPr>
              <w:pStyle w:val="Compact"/>
            </w:pPr>
            <w:r>
              <w:t>MgSO4.7H2O</w:t>
            </w:r>
          </w:p>
        </w:tc>
        <w:tc>
          <w:tcPr>
            <w:tcW w:w="0" w:type="auto"/>
          </w:tcPr>
          <w:p w14:paraId="03615B95" w14:textId="77777777" w:rsidR="002B39CF" w:rsidRDefault="00000000">
            <w:pPr>
              <w:pStyle w:val="Compact"/>
            </w:pPr>
            <w:r>
              <w:t>54</w:t>
            </w:r>
          </w:p>
        </w:tc>
      </w:tr>
      <w:tr w:rsidR="002B39CF" w14:paraId="7CFC3BAF" w14:textId="77777777">
        <w:tc>
          <w:tcPr>
            <w:tcW w:w="0" w:type="auto"/>
          </w:tcPr>
          <w:p w14:paraId="152579E4" w14:textId="77777777" w:rsidR="002B39CF" w:rsidRDefault="00000000">
            <w:pPr>
              <w:pStyle w:val="Compact"/>
            </w:pPr>
            <w:r>
              <w:t>FeSO4.7H2O</w:t>
            </w:r>
          </w:p>
        </w:tc>
        <w:tc>
          <w:tcPr>
            <w:tcW w:w="0" w:type="auto"/>
          </w:tcPr>
          <w:p w14:paraId="59C1DB05" w14:textId="77777777" w:rsidR="002B39CF" w:rsidRDefault="00000000">
            <w:pPr>
              <w:pStyle w:val="Compact"/>
            </w:pPr>
            <w:r>
              <w:t>1493.7143</w:t>
            </w:r>
          </w:p>
        </w:tc>
      </w:tr>
      <w:tr w:rsidR="002B39CF" w14:paraId="6F0CDA75" w14:textId="77777777">
        <w:tc>
          <w:tcPr>
            <w:tcW w:w="0" w:type="auto"/>
          </w:tcPr>
          <w:p w14:paraId="738AA5DA" w14:textId="77777777" w:rsidR="002B39CF" w:rsidRDefault="00000000">
            <w:pPr>
              <w:pStyle w:val="Compact"/>
            </w:pPr>
            <w:r>
              <w:t>CoCl2.6H2O</w:t>
            </w:r>
          </w:p>
        </w:tc>
        <w:tc>
          <w:tcPr>
            <w:tcW w:w="0" w:type="auto"/>
          </w:tcPr>
          <w:p w14:paraId="29099103" w14:textId="77777777" w:rsidR="002B39CF" w:rsidRDefault="00000000">
            <w:pPr>
              <w:pStyle w:val="Compact"/>
            </w:pPr>
            <w:r>
              <w:t>1.2</w:t>
            </w:r>
          </w:p>
        </w:tc>
      </w:tr>
      <w:tr w:rsidR="002B39CF" w14:paraId="62A67816" w14:textId="77777777">
        <w:tc>
          <w:tcPr>
            <w:tcW w:w="0" w:type="auto"/>
          </w:tcPr>
          <w:p w14:paraId="5B25A773" w14:textId="77777777" w:rsidR="002B39CF" w:rsidRDefault="00000000">
            <w:pPr>
              <w:pStyle w:val="Compact"/>
            </w:pPr>
            <w:r>
              <w:t>ZnCl2</w:t>
            </w:r>
          </w:p>
        </w:tc>
        <w:tc>
          <w:tcPr>
            <w:tcW w:w="0" w:type="auto"/>
          </w:tcPr>
          <w:p w14:paraId="4E95C4A9" w14:textId="77777777" w:rsidR="002B39CF" w:rsidRDefault="00000000">
            <w:pPr>
              <w:pStyle w:val="Compact"/>
            </w:pPr>
            <w:r>
              <w:t>30</w:t>
            </w:r>
          </w:p>
        </w:tc>
      </w:tr>
      <w:tr w:rsidR="002B39CF" w14:paraId="21C38F9E" w14:textId="77777777">
        <w:tc>
          <w:tcPr>
            <w:tcW w:w="0" w:type="auto"/>
          </w:tcPr>
          <w:p w14:paraId="2759C507" w14:textId="77777777" w:rsidR="002B39CF" w:rsidRDefault="00000000">
            <w:pPr>
              <w:pStyle w:val="Compact"/>
            </w:pPr>
            <w:r>
              <w:t>NiCl2.6H2O</w:t>
            </w:r>
          </w:p>
        </w:tc>
        <w:tc>
          <w:tcPr>
            <w:tcW w:w="0" w:type="auto"/>
          </w:tcPr>
          <w:p w14:paraId="39E859A3" w14:textId="77777777" w:rsidR="002B39CF" w:rsidRDefault="00000000">
            <w:pPr>
              <w:pStyle w:val="Compact"/>
            </w:pPr>
            <w:r>
              <w:t>0.03</w:t>
            </w:r>
          </w:p>
        </w:tc>
      </w:tr>
      <w:tr w:rsidR="002B39CF" w14:paraId="74F83636" w14:textId="77777777">
        <w:tc>
          <w:tcPr>
            <w:tcW w:w="0" w:type="auto"/>
          </w:tcPr>
          <w:p w14:paraId="66696C39" w14:textId="77777777" w:rsidR="002B39CF" w:rsidRDefault="00000000">
            <w:pPr>
              <w:pStyle w:val="Compact"/>
            </w:pPr>
            <w:r>
              <w:t>EDTA</w:t>
            </w:r>
          </w:p>
        </w:tc>
        <w:tc>
          <w:tcPr>
            <w:tcW w:w="0" w:type="auto"/>
          </w:tcPr>
          <w:p w14:paraId="7569C003" w14:textId="77777777" w:rsidR="002B39CF" w:rsidRDefault="00000000">
            <w:pPr>
              <w:pStyle w:val="Compact"/>
            </w:pPr>
            <w:r>
              <w:t>0.6</w:t>
            </w:r>
          </w:p>
        </w:tc>
      </w:tr>
      <w:tr w:rsidR="002B39CF" w14:paraId="528CEBEB" w14:textId="77777777">
        <w:tc>
          <w:tcPr>
            <w:tcW w:w="0" w:type="auto"/>
          </w:tcPr>
          <w:p w14:paraId="7144B0DF" w14:textId="77777777" w:rsidR="002B39CF" w:rsidRDefault="00000000">
            <w:pPr>
              <w:pStyle w:val="Compact"/>
            </w:pPr>
            <w:r>
              <w:t>CuSO4.5H2O</w:t>
            </w:r>
          </w:p>
        </w:tc>
        <w:tc>
          <w:tcPr>
            <w:tcW w:w="0" w:type="auto"/>
          </w:tcPr>
          <w:p w14:paraId="73425392" w14:textId="77777777" w:rsidR="002B39CF" w:rsidRDefault="00000000">
            <w:pPr>
              <w:pStyle w:val="Compact"/>
            </w:pPr>
            <w:r>
              <w:t>26.3714</w:t>
            </w:r>
          </w:p>
        </w:tc>
      </w:tr>
    </w:tbl>
    <w:p w14:paraId="03437529" w14:textId="77777777" w:rsidR="002B39CF" w:rsidRDefault="00000000">
      <w:pPr>
        <w:pStyle w:val="Ttulo3"/>
      </w:pPr>
      <w:bookmarkStart w:id="280" w:name="biogas-production"/>
      <w:bookmarkEnd w:id="253"/>
      <w:r>
        <w:rPr>
          <w:rStyle w:val="SectionNumber"/>
        </w:rPr>
        <w:t>4.5.2</w:t>
      </w:r>
      <w:r>
        <w:tab/>
        <w:t>Biogas Production</w:t>
      </w:r>
    </w:p>
    <w:p w14:paraId="4DF250C1" w14:textId="194618EB" w:rsidR="002B39CF" w:rsidRDefault="00000000">
      <w:pPr>
        <w:pStyle w:val="FirstParagraph"/>
      </w:pPr>
      <w:r>
        <w:t>The AMPTS II system (hardware Fig. 4.2, software Fig. 4.3)</w:t>
      </w:r>
      <w:del w:id="281" w:author="Ramiro Martins" w:date="2026-10-12T11:04:00Z" w16du:dateUtc="2026-10-12T10:04:00Z">
        <w:r w:rsidDel="0004722A">
          <w:delText>,</w:delText>
        </w:r>
      </w:del>
      <w:r>
        <w:t xml:space="preserve"> was </w:t>
      </w:r>
      <w:ins w:id="282" w:author="Ramiro Martins" w:date="2026-10-12T11:04:00Z" w16du:dateUtc="2026-10-12T10:04:00Z">
        <w:r w:rsidR="0004722A">
          <w:t>used</w:t>
        </w:r>
      </w:ins>
      <w:del w:id="283" w:author="Ramiro Martins" w:date="2026-10-12T11:04:00Z" w16du:dateUtc="2026-10-12T10:04:00Z">
        <w:r w:rsidDel="0004722A">
          <w:delText>provided</w:delText>
        </w:r>
      </w:del>
      <w:r>
        <w:t xml:space="preserve"> to measure the gas flow produced by the reactor</w:t>
      </w:r>
      <w:ins w:id="284" w:author="Ramiro Martins" w:date="2026-10-12T11:04:00Z" w16du:dateUtc="2026-10-12T10:04:00Z">
        <w:r w:rsidR="0004722A">
          <w:t xml:space="preserve"> using a CO2-fixing unit with</w:t>
        </w:r>
      </w:ins>
      <w:del w:id="285" w:author="Ramiro Martins" w:date="2026-10-12T11:04:00Z" w16du:dateUtc="2026-10-12T10:04:00Z">
        <w:r w:rsidDel="0004722A">
          <w:delText>, with a CO2 fixing unit using</w:delText>
        </w:r>
      </w:del>
      <w:r>
        <w:t xml:space="preserve"> a solution of 3 M Na OH.</w:t>
      </w:r>
    </w:p>
    <w:tbl>
      <w:tblPr>
        <w:tblStyle w:val="Table"/>
        <w:tblW w:w="0" w:type="auto"/>
        <w:jc w:val="center"/>
        <w:tblLook w:val="0600" w:firstRow="0" w:lastRow="0" w:firstColumn="0" w:lastColumn="0" w:noHBand="1" w:noVBand="1"/>
      </w:tblPr>
      <w:tblGrid>
        <w:gridCol w:w="4589"/>
        <w:gridCol w:w="4465"/>
      </w:tblGrid>
      <w:tr w:rsidR="002B39CF" w14:paraId="4C8095F6" w14:textId="77777777">
        <w:trPr>
          <w:jc w:val="center"/>
        </w:trPr>
        <w:tc>
          <w:tcPr>
            <w:tcW w:w="0" w:type="auto"/>
          </w:tcPr>
          <w:p w14:paraId="6410D20E" w14:textId="77777777" w:rsidR="002B39CF" w:rsidRDefault="00000000">
            <w:pPr>
              <w:pStyle w:val="CaptionedFigure"/>
              <w:jc w:val="center"/>
            </w:pPr>
            <w:r>
              <w:rPr>
                <w:noProof/>
              </w:rPr>
              <w:lastRenderedPageBreak/>
              <w:drawing>
                <wp:inline distT="0" distB="0" distL="0" distR="0" wp14:anchorId="6FD047CF" wp14:editId="245FC1DE">
                  <wp:extent cx="2667000" cy="2883462"/>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home/chery/Documents/thesis/build/media/assets/photos/ampts/ampts.jpg"/>
                          <pic:cNvPicPr>
                            <a:picLocks noChangeAspect="1" noChangeArrowheads="1"/>
                          </pic:cNvPicPr>
                        </pic:nvPicPr>
                        <pic:blipFill>
                          <a:blip r:embed="rId11"/>
                          <a:stretch>
                            <a:fillRect/>
                          </a:stretch>
                        </pic:blipFill>
                        <pic:spPr bwMode="auto">
                          <a:xfrm>
                            <a:off x="0" y="0"/>
                            <a:ext cx="2667000" cy="2883462"/>
                          </a:xfrm>
                          <a:prstGeom prst="rect">
                            <a:avLst/>
                          </a:prstGeom>
                          <a:noFill/>
                          <a:ln w="9525">
                            <a:noFill/>
                            <a:headEnd/>
                            <a:tailEnd/>
                          </a:ln>
                        </pic:spPr>
                      </pic:pic>
                    </a:graphicData>
                  </a:graphic>
                </wp:inline>
              </w:drawing>
            </w:r>
          </w:p>
          <w:p w14:paraId="7457610A" w14:textId="77777777" w:rsidR="002B39CF" w:rsidRDefault="00000000">
            <w:pPr>
              <w:pStyle w:val="ImageCaption"/>
              <w:jc w:val="center"/>
            </w:pPr>
            <w:r>
              <w:t>Automatic Methane Potential Test System gas flow messurer</w:t>
            </w:r>
          </w:p>
        </w:tc>
        <w:tc>
          <w:tcPr>
            <w:tcW w:w="0" w:type="auto"/>
          </w:tcPr>
          <w:p w14:paraId="5732A36F" w14:textId="77777777" w:rsidR="002B39CF" w:rsidRDefault="00000000">
            <w:pPr>
              <w:pStyle w:val="CaptionedFigure"/>
              <w:jc w:val="center"/>
            </w:pPr>
            <w:r>
              <w:rPr>
                <w:noProof/>
              </w:rPr>
              <w:drawing>
                <wp:inline distT="0" distB="0" distL="0" distR="0" wp14:anchorId="089D2A42" wp14:editId="106AD9D5">
                  <wp:extent cx="2667000" cy="4741333"/>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home/chery/Documents/thesis/build/media/assets/photos/ampts/ampts_co2.jpg"/>
                          <pic:cNvPicPr>
                            <a:picLocks noChangeAspect="1" noChangeArrowheads="1"/>
                          </pic:cNvPicPr>
                        </pic:nvPicPr>
                        <pic:blipFill>
                          <a:blip r:embed="rId12"/>
                          <a:stretch>
                            <a:fillRect/>
                          </a:stretch>
                        </pic:blipFill>
                        <pic:spPr bwMode="auto">
                          <a:xfrm>
                            <a:off x="0" y="0"/>
                            <a:ext cx="2667000" cy="4741333"/>
                          </a:xfrm>
                          <a:prstGeom prst="rect">
                            <a:avLst/>
                          </a:prstGeom>
                          <a:noFill/>
                          <a:ln w="9525">
                            <a:noFill/>
                            <a:headEnd/>
                            <a:tailEnd/>
                          </a:ln>
                        </pic:spPr>
                      </pic:pic>
                    </a:graphicData>
                  </a:graphic>
                </wp:inline>
              </w:drawing>
            </w:r>
          </w:p>
          <w:p w14:paraId="4CB4BB41" w14:textId="77777777" w:rsidR="002B39CF" w:rsidRDefault="00000000">
            <w:pPr>
              <w:pStyle w:val="ImageCaption"/>
              <w:jc w:val="center"/>
            </w:pPr>
            <w:r>
              <w:t>Automatic Methane Potential Test System trap</w:t>
            </w:r>
          </w:p>
        </w:tc>
      </w:tr>
    </w:tbl>
    <w:p w14:paraId="7C05E70A" w14:textId="77777777" w:rsidR="002B39CF" w:rsidRDefault="00000000">
      <w:pPr>
        <w:pStyle w:val="ImageCaption"/>
      </w:pPr>
      <w:r>
        <w:t>Automatic Methane Potential Test System hardware</w:t>
      </w:r>
    </w:p>
    <w:p w14:paraId="097D6153" w14:textId="77777777" w:rsidR="002B39CF" w:rsidRDefault="00000000">
      <w:pPr>
        <w:pStyle w:val="CaptionedFigure"/>
      </w:pPr>
      <w:r>
        <w:rPr>
          <w:noProof/>
        </w:rPr>
        <w:lastRenderedPageBreak/>
        <w:drawing>
          <wp:inline distT="0" distB="0" distL="0" distR="0" wp14:anchorId="6E33682A" wp14:editId="452FFE68">
            <wp:extent cx="4267200" cy="4109338"/>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home/chery/Documents/thesis/build/media/assets/photos/ampts/ampts_sys-print.png"/>
                    <pic:cNvPicPr>
                      <a:picLocks noChangeAspect="1" noChangeArrowheads="1"/>
                    </pic:cNvPicPr>
                  </pic:nvPicPr>
                  <pic:blipFill>
                    <a:blip r:embed="rId13"/>
                    <a:stretch>
                      <a:fillRect/>
                    </a:stretch>
                  </pic:blipFill>
                  <pic:spPr bwMode="auto">
                    <a:xfrm>
                      <a:off x="0" y="0"/>
                      <a:ext cx="4267200" cy="4109338"/>
                    </a:xfrm>
                    <a:prstGeom prst="rect">
                      <a:avLst/>
                    </a:prstGeom>
                    <a:noFill/>
                    <a:ln w="9525">
                      <a:noFill/>
                      <a:headEnd/>
                      <a:tailEnd/>
                    </a:ln>
                  </pic:spPr>
                </pic:pic>
              </a:graphicData>
            </a:graphic>
          </wp:inline>
        </w:drawing>
      </w:r>
    </w:p>
    <w:p w14:paraId="2A0B55D7" w14:textId="77777777" w:rsidR="002B39CF" w:rsidRDefault="00000000">
      <w:pPr>
        <w:pStyle w:val="ImageCaption"/>
      </w:pPr>
      <w:r>
        <w:t>Automatic Methane Potential Test System software</w:t>
      </w:r>
    </w:p>
    <w:p w14:paraId="0FE8E4C9" w14:textId="77777777" w:rsidR="002B39CF" w:rsidRDefault="00000000">
      <w:pPr>
        <w:pStyle w:val="Ttulo3"/>
      </w:pPr>
      <w:bookmarkStart w:id="286" w:name="analysis-methods"/>
      <w:bookmarkEnd w:id="280"/>
      <w:r>
        <w:rPr>
          <w:rStyle w:val="SectionNumber"/>
        </w:rPr>
        <w:t>4.5.3</w:t>
      </w:r>
      <w:r>
        <w:tab/>
        <w:t>Analysis Methods</w:t>
      </w:r>
    </w:p>
    <w:p w14:paraId="749DB807" w14:textId="2CC1D574" w:rsidR="002B39CF" w:rsidRDefault="00000000">
      <w:pPr>
        <w:pStyle w:val="FirstParagraph"/>
      </w:pPr>
      <w:r>
        <w:t xml:space="preserve">The method of DiLallo </w:t>
      </w:r>
      <w:ins w:id="287" w:author="Ramiro Martins" w:date="2026-10-12T14:52:00Z" w16du:dateUtc="2026-10-12T13:52:00Z">
        <w:r w:rsidR="000F6C27">
          <w:t>and</w:t>
        </w:r>
      </w:ins>
      <w:del w:id="288" w:author="Ramiro Martins" w:date="2026-10-12T14:52:00Z" w16du:dateUtc="2026-10-12T13:52:00Z">
        <w:r w:rsidDel="000F6C27">
          <w:delText>&amp;</w:delText>
        </w:r>
      </w:del>
      <w:r>
        <w:t xml:space="preserve"> Albertson </w:t>
      </w:r>
      <w:ins w:id="289" w:author="Ramiro Martins" w:date="2026-10-12T14:52:00Z" w16du:dateUtc="2026-10-12T13:52:00Z">
        <w:r w:rsidR="000F6C27">
          <w:t>was used</w:t>
        </w:r>
      </w:ins>
      <w:del w:id="290" w:author="Ramiro Martins" w:date="2026-10-12T14:52:00Z" w16du:dateUtc="2026-10-12T13:52:00Z">
        <w:r w:rsidDel="000F6C27">
          <w:delText>,</w:delText>
        </w:r>
      </w:del>
      <w:r>
        <w:t xml:space="preserve"> to measure </w:t>
      </w:r>
      <w:del w:id="291" w:author="Ramiro Martins" w:date="2026-10-12T14:52:00Z" w16du:dateUtc="2026-10-12T13:52:00Z">
        <w:r w:rsidDel="000F6C27">
          <w:delText xml:space="preserve">the </w:delText>
        </w:r>
      </w:del>
      <w:r>
        <w:t xml:space="preserve">Alk and VFA. The </w:t>
      </w:r>
      <w:ins w:id="292" w:author="Ramiro Martins" w:date="2026-10-12T14:52:00Z" w16du:dateUtc="2026-10-12T13:52:00Z">
        <w:r w:rsidR="000F6C27">
          <w:t>collected sample</w:t>
        </w:r>
      </w:ins>
      <w:del w:id="293" w:author="Ramiro Martins" w:date="2026-10-12T14:52:00Z" w16du:dateUtc="2026-10-12T13:52:00Z">
        <w:r w:rsidDel="000F6C27">
          <w:delText>sample collected</w:delText>
        </w:r>
      </w:del>
      <w:r>
        <w:t xml:space="preserve"> was first centrifuged</w:t>
      </w:r>
      <w:del w:id="294" w:author="Ramiro Martins" w:date="2026-10-12T14:52:00Z" w16du:dateUtc="2026-10-12T13:52:00Z">
        <w:r w:rsidDel="000F6C27">
          <w:delText>,</w:delText>
        </w:r>
      </w:del>
      <w:r>
        <w:t xml:space="preserve"> at 2604 G for 30 minutes, to filter the particulates before </w:t>
      </w:r>
      <w:ins w:id="295" w:author="Ramiro Martins" w:date="2026-10-12T14:52:00Z" w16du:dateUtc="2026-10-12T13:52:00Z">
        <w:r w:rsidR="000F6C27">
          <w:t>performing</w:t>
        </w:r>
      </w:ins>
      <w:del w:id="296" w:author="Ramiro Martins" w:date="2026-10-12T14:52:00Z" w16du:dateUtc="2026-10-12T13:52:00Z">
        <w:r w:rsidDel="000F6C27">
          <w:delText>doing</w:delText>
        </w:r>
      </w:del>
      <w:r>
        <w:t xml:space="preserve"> the measurements.</w:t>
      </w:r>
    </w:p>
    <w:p w14:paraId="61A9C98B" w14:textId="51E86C48" w:rsidR="002B39CF" w:rsidRDefault="00000000">
      <w:pPr>
        <w:pStyle w:val="Corpodetexto"/>
      </w:pPr>
      <w:r>
        <w:t>The volumes were measured in m L, the sample volume was always 50 m L, the normality (N) of the acid and base, at first was 0.1, but then it was changed to 1. The Eq. </w:t>
      </w:r>
      <w:ins w:id="297" w:author="Ramiro Martins" w:date="2026-10-12T14:53:00Z" w16du:dateUtc="2026-10-12T13:53:00Z">
        <w:r w:rsidR="000F6C27">
          <w:t>(4.7)</w:t>
        </w:r>
      </w:ins>
      <w:del w:id="298" w:author="Ramiro Martins" w:date="2026-10-12T14:53:00Z" w16du:dateUtc="2026-10-12T13:53:00Z">
        <w:r w:rsidDel="000F6C27">
          <w:delText>4.7</w:delText>
        </w:r>
      </w:del>
      <w:r>
        <w:t xml:space="preserve"> is expressed in m g </w:t>
      </w:r>
      <w:ins w:id="299" w:author="Ramiro Martins" w:date="2026-10-12T14:53:00Z" w16du:dateUtc="2026-10-12T13:53:00Z">
        <w:r w:rsidR="000F6C27">
          <w:t>CaCO3/L</w:t>
        </w:r>
      </w:ins>
      <w:del w:id="300" w:author="Ramiro Martins" w:date="2026-10-12T14:53:00Z" w16du:dateUtc="2026-10-12T13:53:00Z">
        <w:r w:rsidDel="000F6C27">
          <w:delText>Ca CO3 /L</w:delText>
        </w:r>
      </w:del>
      <w:r>
        <w:t xml:space="preserve">, and </w:t>
      </w:r>
      <w:del w:id="301" w:author="Ramiro Martins" w:date="2026-10-12T14:53:00Z" w16du:dateUtc="2026-10-12T13:53:00Z">
        <w:r w:rsidDel="000F6C27">
          <w:delText xml:space="preserve">the </w:delText>
        </w:r>
      </w:del>
      <w:r>
        <w:t>Eq. 4.8 is expressed in m g CH3COOH /L.</w:t>
      </w:r>
    </w:p>
    <w:p w14:paraId="49A5D401" w14:textId="77777777" w:rsidR="002B39CF" w:rsidRDefault="00000000">
      <w:pPr>
        <w:pStyle w:val="Corpodetexto"/>
      </w:pPr>
      <m:oMathPara>
        <m:oMathParaPr>
          <m:jc m:val="center"/>
        </m:oMathParaPr>
        <m:oMath>
          <m:r>
            <m:rPr>
              <m:sty m:val="p"/>
            </m:rPr>
            <w:rPr>
              <w:rFonts w:ascii="Cambria Math" w:hAnsi="Cambria Math"/>
            </w:rPr>
            <m:t>TA=</m:t>
          </m:r>
          <m:f>
            <m:fPr>
              <m:ctrlPr>
                <w:rPr>
                  <w:rFonts w:ascii="Cambria Math" w:hAnsi="Cambria Math"/>
                </w:rPr>
              </m:ctrlPr>
            </m:fPr>
            <m:num>
              <m:sSub>
                <m:sSubPr>
                  <m:ctrlPr>
                    <w:rPr>
                      <w:rFonts w:ascii="Cambria Math" w:hAnsi="Cambria Math"/>
                    </w:rPr>
                  </m:ctrlPr>
                </m:sSubPr>
                <m:e>
                  <m:r>
                    <w:rPr>
                      <w:rFonts w:ascii="Cambria Math" w:hAnsi="Cambria Math"/>
                    </w:rPr>
                    <m:t>N</m:t>
                  </m:r>
                </m:e>
                <m:sub>
                  <m:r>
                    <m:rPr>
                      <m:nor/>
                    </m:rPr>
                    <m:t>acid</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acid</m:t>
                  </m:r>
                </m:sub>
              </m:sSub>
              <m:r>
                <m:rPr>
                  <m:sty m:val="p"/>
                </m:rPr>
                <w:rPr>
                  <w:rFonts w:ascii="Cambria Math" w:hAnsi="Cambria Math"/>
                </w:rPr>
                <m:t>*</m:t>
              </m:r>
              <m:r>
                <w:rPr>
                  <w:rFonts w:ascii="Cambria Math" w:hAnsi="Cambria Math"/>
                </w:rPr>
                <m:t>50000</m:t>
              </m:r>
            </m:num>
            <m:den>
              <m:sSub>
                <m:sSubPr>
                  <m:ctrlPr>
                    <w:rPr>
                      <w:rFonts w:ascii="Cambria Math" w:hAnsi="Cambria Math"/>
                    </w:rPr>
                  </m:ctrlPr>
                </m:sSubPr>
                <m:e>
                  <m:r>
                    <w:rPr>
                      <w:rFonts w:ascii="Cambria Math" w:hAnsi="Cambria Math"/>
                    </w:rPr>
                    <m:t>V</m:t>
                  </m:r>
                </m:e>
                <m:sub>
                  <m:r>
                    <m:rPr>
                      <m:nor/>
                    </m:rPr>
                    <m:t>sample</m:t>
                  </m:r>
                </m:sub>
              </m:sSub>
            </m:den>
          </m:f>
          <m:r>
            <w:rPr>
              <w:rFonts w:ascii="Cambria Math" w:hAnsi="Cambria Math"/>
            </w:rPr>
            <m:t> </m:t>
          </m:r>
          <m:d>
            <m:dPr>
              <m:begChr m:val="["/>
              <m:endChr m:val="]"/>
              <m:ctrlPr>
                <w:rPr>
                  <w:rFonts w:ascii="Cambria Math" w:hAnsi="Cambria Math"/>
                </w:rPr>
              </m:ctrlPr>
            </m:dPr>
            <m:e>
              <m:r>
                <w:rPr>
                  <w:rFonts w:ascii="Cambria Math" w:hAnsi="Cambria Math"/>
                </w:rPr>
                <m:t>mgCaCO3</m:t>
              </m:r>
              <m:r>
                <m:rPr>
                  <m:sty m:val="p"/>
                </m:rPr>
                <w:rPr>
                  <w:rFonts w:ascii="Cambria Math" w:hAnsi="Cambria Math"/>
                </w:rPr>
                <m:t>/</m:t>
              </m:r>
              <m:r>
                <w:rPr>
                  <w:rFonts w:ascii="Cambria Math" w:hAnsi="Cambria Math"/>
                </w:rPr>
                <m:t>L</m:t>
              </m:r>
            </m:e>
          </m:d>
        </m:oMath>
      </m:oMathPara>
    </w:p>
    <w:p w14:paraId="79C30386" w14:textId="77777777" w:rsidR="002B39CF" w:rsidRDefault="00000000">
      <w:pPr>
        <w:pStyle w:val="FirstParagraph"/>
      </w:pPr>
      <m:oMathPara>
        <m:oMathParaPr>
          <m:jc m:val="center"/>
        </m:oMathParaPr>
        <m:oMath>
          <m:r>
            <m:rPr>
              <m:sty m:val="p"/>
            </m:rPr>
            <w:rPr>
              <w:rFonts w:ascii="Cambria Math" w:hAnsi="Cambria Math"/>
            </w:rPr>
            <m:t>VFA=</m:t>
          </m:r>
          <m:f>
            <m:fPr>
              <m:ctrlPr>
                <w:rPr>
                  <w:rFonts w:ascii="Cambria Math" w:hAnsi="Cambria Math"/>
                </w:rPr>
              </m:ctrlPr>
            </m:fPr>
            <m:num>
              <m:sSub>
                <m:sSubPr>
                  <m:ctrlPr>
                    <w:rPr>
                      <w:rFonts w:ascii="Cambria Math" w:hAnsi="Cambria Math"/>
                    </w:rPr>
                  </m:ctrlPr>
                </m:sSubPr>
                <m:e>
                  <m:r>
                    <w:rPr>
                      <w:rFonts w:ascii="Cambria Math" w:hAnsi="Cambria Math"/>
                    </w:rPr>
                    <m:t>N</m:t>
                  </m:r>
                </m:e>
                <m:sub>
                  <m:r>
                    <m:rPr>
                      <m:nor/>
                    </m:rPr>
                    <m:t>base</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base</m:t>
                  </m:r>
                </m:sub>
              </m:sSub>
              <m:r>
                <m:rPr>
                  <m:sty m:val="p"/>
                </m:rPr>
                <w:rPr>
                  <w:rFonts w:ascii="Cambria Math" w:hAnsi="Cambria Math"/>
                </w:rPr>
                <m:t>*</m:t>
              </m:r>
              <m:r>
                <w:rPr>
                  <w:rFonts w:ascii="Cambria Math" w:hAnsi="Cambria Math"/>
                </w:rPr>
                <m:t>60000</m:t>
              </m:r>
            </m:num>
            <m:den>
              <m:sSub>
                <m:sSubPr>
                  <m:ctrlPr>
                    <w:rPr>
                      <w:rFonts w:ascii="Cambria Math" w:hAnsi="Cambria Math"/>
                    </w:rPr>
                  </m:ctrlPr>
                </m:sSubPr>
                <m:e>
                  <m:r>
                    <w:rPr>
                      <w:rFonts w:ascii="Cambria Math" w:hAnsi="Cambria Math"/>
                    </w:rPr>
                    <m:t>V</m:t>
                  </m:r>
                </m:e>
                <m:sub>
                  <m:r>
                    <m:rPr>
                      <m:nor/>
                    </m:rPr>
                    <m:t>sample</m:t>
                  </m:r>
                </m:sub>
              </m:sSub>
            </m:den>
          </m:f>
          <m:r>
            <w:rPr>
              <w:rFonts w:ascii="Cambria Math" w:hAnsi="Cambria Math"/>
            </w:rPr>
            <m:t> </m:t>
          </m:r>
          <m:d>
            <m:dPr>
              <m:begChr m:val="["/>
              <m:endChr m:val="]"/>
              <m:ctrlPr>
                <w:rPr>
                  <w:rFonts w:ascii="Cambria Math" w:hAnsi="Cambria Math"/>
                </w:rPr>
              </m:ctrlPr>
            </m:dPr>
            <m:e>
              <m:r>
                <w:rPr>
                  <w:rFonts w:ascii="Cambria Math" w:hAnsi="Cambria Math"/>
                </w:rPr>
                <m:t>mgCH3COOH</m:t>
              </m:r>
              <m:r>
                <m:rPr>
                  <m:sty m:val="p"/>
                </m:rPr>
                <w:rPr>
                  <w:rFonts w:ascii="Cambria Math" w:hAnsi="Cambria Math"/>
                </w:rPr>
                <m:t>/</m:t>
              </m:r>
              <m:r>
                <w:rPr>
                  <w:rFonts w:ascii="Cambria Math" w:hAnsi="Cambria Math"/>
                </w:rPr>
                <m:t>L</m:t>
              </m:r>
            </m:e>
          </m:d>
        </m:oMath>
      </m:oMathPara>
    </w:p>
    <w:p w14:paraId="496B31BA" w14:textId="77777777" w:rsidR="002B39CF" w:rsidRDefault="00000000">
      <w:pPr>
        <w:pStyle w:val="Ttulo3"/>
      </w:pPr>
      <w:bookmarkStart w:id="302" w:name="feeding-of-the-reactor"/>
      <w:bookmarkEnd w:id="286"/>
      <w:r>
        <w:rPr>
          <w:rStyle w:val="SectionNumber"/>
        </w:rPr>
        <w:t>4.5.4</w:t>
      </w:r>
      <w:r>
        <w:tab/>
        <w:t>Feeding of the reactor</w:t>
      </w:r>
    </w:p>
    <w:p w14:paraId="305F84C3" w14:textId="6EDCF868" w:rsidR="002B39CF" w:rsidRDefault="00000000">
      <w:pPr>
        <w:pStyle w:val="FirstParagraph"/>
      </w:pPr>
      <w:r>
        <w:t xml:space="preserve">Table 4.5 </w:t>
      </w:r>
      <w:ins w:id="303" w:author="Ramiro Martins" w:date="2026-10-12T14:53:00Z" w16du:dateUtc="2026-10-12T13:53:00Z">
        <w:r w:rsidR="000F6C27">
          <w:t xml:space="preserve">shows all the </w:t>
        </w:r>
      </w:ins>
      <w:del w:id="304" w:author="Ramiro Martins" w:date="2026-10-12T14:53:00Z" w16du:dateUtc="2026-10-12T13:53:00Z">
        <w:r w:rsidDel="000F6C27">
          <w:delText xml:space="preserve">shows all </w:delText>
        </w:r>
      </w:del>
      <w:r>
        <w:t>substrates used to feed the reactor and when they were made.</w:t>
      </w:r>
    </w:p>
    <w:tbl>
      <w:tblPr>
        <w:tblStyle w:val="Table"/>
        <w:tblW w:w="0" w:type="auto"/>
        <w:tblLook w:val="0020" w:firstRow="1" w:lastRow="0" w:firstColumn="0" w:lastColumn="0" w:noHBand="0" w:noVBand="0"/>
      </w:tblPr>
      <w:tblGrid>
        <w:gridCol w:w="748"/>
        <w:gridCol w:w="1372"/>
        <w:gridCol w:w="1533"/>
        <w:gridCol w:w="1365"/>
        <w:gridCol w:w="1583"/>
        <w:gridCol w:w="1260"/>
        <w:gridCol w:w="1193"/>
      </w:tblGrid>
      <w:tr w:rsidR="002B39CF" w14:paraId="4D0C24E8" w14:textId="77777777" w:rsidTr="002B39CF">
        <w:trPr>
          <w:cnfStyle w:val="100000000000" w:firstRow="1" w:lastRow="0" w:firstColumn="0" w:lastColumn="0" w:oddVBand="0" w:evenVBand="0" w:oddHBand="0" w:evenHBand="0" w:firstRowFirstColumn="0" w:firstRowLastColumn="0" w:lastRowFirstColumn="0" w:lastRowLastColumn="0"/>
          <w:tblHeader/>
        </w:trPr>
        <w:tc>
          <w:tcPr>
            <w:tcW w:w="0" w:type="auto"/>
          </w:tcPr>
          <w:p w14:paraId="5B74FEA9" w14:textId="77777777" w:rsidR="002B39CF" w:rsidRDefault="00000000">
            <w:pPr>
              <w:pStyle w:val="Compact"/>
            </w:pPr>
            <w:r>
              <w:lastRenderedPageBreak/>
              <w:t>Day</w:t>
            </w:r>
          </w:p>
        </w:tc>
        <w:tc>
          <w:tcPr>
            <w:tcW w:w="0" w:type="auto"/>
          </w:tcPr>
          <w:p w14:paraId="325A80B9" w14:textId="77777777" w:rsidR="002B39CF" w:rsidRDefault="00000000">
            <w:pPr>
              <w:pStyle w:val="Compact"/>
            </w:pPr>
            <w:r>
              <w:t>Substrate 1</w:t>
            </w:r>
          </w:p>
        </w:tc>
        <w:tc>
          <w:tcPr>
            <w:tcW w:w="0" w:type="auto"/>
          </w:tcPr>
          <w:p w14:paraId="5508FF30" w14:textId="77777777" w:rsidR="002B39CF" w:rsidRDefault="00000000">
            <w:pPr>
              <w:pStyle w:val="Compact"/>
            </w:pPr>
            <w:r>
              <w:t>Subestrate 2</w:t>
            </w:r>
          </w:p>
        </w:tc>
        <w:tc>
          <w:tcPr>
            <w:tcW w:w="0" w:type="auto"/>
          </w:tcPr>
          <w:p w14:paraId="5532C74D" w14:textId="77777777" w:rsidR="002B39CF" w:rsidRDefault="00000000">
            <w:pPr>
              <w:pStyle w:val="Compact"/>
            </w:pPr>
            <w:r>
              <w:t>Substrate 3</w:t>
            </w:r>
          </w:p>
        </w:tc>
        <w:tc>
          <w:tcPr>
            <w:tcW w:w="0" w:type="auto"/>
          </w:tcPr>
          <w:p w14:paraId="1814C046" w14:textId="77777777" w:rsidR="002B39CF" w:rsidRDefault="00000000">
            <w:pPr>
              <w:pStyle w:val="Compact"/>
            </w:pPr>
            <w:r>
              <w:t>Extra Addition</w:t>
            </w:r>
          </w:p>
        </w:tc>
        <w:tc>
          <w:tcPr>
            <w:tcW w:w="0" w:type="auto"/>
          </w:tcPr>
          <w:p w14:paraId="6F20F519" w14:textId="77777777" w:rsidR="002B39CF" w:rsidRDefault="00000000">
            <w:pPr>
              <w:pStyle w:val="Compact"/>
            </w:pPr>
            <w:r>
              <w:t>OLR &amp; TS%</w:t>
            </w:r>
          </w:p>
        </w:tc>
        <w:tc>
          <w:tcPr>
            <w:tcW w:w="0" w:type="auto"/>
          </w:tcPr>
          <w:p w14:paraId="5E67BEB6" w14:textId="77777777" w:rsidR="002B39CF" w:rsidRDefault="00000000">
            <w:pPr>
              <w:pStyle w:val="Compact"/>
            </w:pPr>
            <w:r>
              <w:t>Volume Made</w:t>
            </w:r>
          </w:p>
        </w:tc>
      </w:tr>
      <w:tr w:rsidR="002B39CF" w14:paraId="6BD3FE8B" w14:textId="77777777">
        <w:tc>
          <w:tcPr>
            <w:tcW w:w="0" w:type="auto"/>
            <w:gridSpan w:val="6"/>
          </w:tcPr>
          <w:p w14:paraId="65F0BB7C" w14:textId="77777777" w:rsidR="002B39CF" w:rsidRDefault="00000000">
            <w:pPr>
              <w:pStyle w:val="Compact"/>
            </w:pPr>
            <w:r>
              <w:rPr>
                <w:i/>
                <w:iCs/>
              </w:rPr>
              <w:t>Table 4.5 continued</w:t>
            </w:r>
          </w:p>
        </w:tc>
        <w:tc>
          <w:tcPr>
            <w:tcW w:w="0" w:type="auto"/>
          </w:tcPr>
          <w:p w14:paraId="5F5570C4" w14:textId="77777777" w:rsidR="002B39CF" w:rsidRDefault="002B39CF">
            <w:pPr>
              <w:pStyle w:val="Compact"/>
            </w:pPr>
          </w:p>
        </w:tc>
      </w:tr>
      <w:tr w:rsidR="002B39CF" w14:paraId="2FFEFC7A" w14:textId="77777777">
        <w:tc>
          <w:tcPr>
            <w:tcW w:w="0" w:type="auto"/>
          </w:tcPr>
          <w:p w14:paraId="3ED9178D" w14:textId="77777777" w:rsidR="002B39CF" w:rsidRDefault="00000000">
            <w:pPr>
              <w:pStyle w:val="Compact"/>
            </w:pPr>
            <w:r>
              <w:t>Day</w:t>
            </w:r>
          </w:p>
        </w:tc>
        <w:tc>
          <w:tcPr>
            <w:tcW w:w="0" w:type="auto"/>
          </w:tcPr>
          <w:p w14:paraId="29695C35" w14:textId="77777777" w:rsidR="002B39CF" w:rsidRDefault="00000000">
            <w:pPr>
              <w:pStyle w:val="Compact"/>
            </w:pPr>
            <w:r>
              <w:t>Substrate 1</w:t>
            </w:r>
          </w:p>
        </w:tc>
        <w:tc>
          <w:tcPr>
            <w:tcW w:w="0" w:type="auto"/>
          </w:tcPr>
          <w:p w14:paraId="4A032AE1" w14:textId="77777777" w:rsidR="002B39CF" w:rsidRDefault="00000000">
            <w:pPr>
              <w:pStyle w:val="Compact"/>
            </w:pPr>
            <w:r>
              <w:t>Subestrate 2</w:t>
            </w:r>
          </w:p>
        </w:tc>
        <w:tc>
          <w:tcPr>
            <w:tcW w:w="0" w:type="auto"/>
          </w:tcPr>
          <w:p w14:paraId="7690DA78" w14:textId="77777777" w:rsidR="002B39CF" w:rsidRDefault="00000000">
            <w:pPr>
              <w:pStyle w:val="Compact"/>
            </w:pPr>
            <w:r>
              <w:t>Substrate 3</w:t>
            </w:r>
          </w:p>
        </w:tc>
        <w:tc>
          <w:tcPr>
            <w:tcW w:w="0" w:type="auto"/>
          </w:tcPr>
          <w:p w14:paraId="2E1A1A8A" w14:textId="77777777" w:rsidR="002B39CF" w:rsidRDefault="00000000">
            <w:pPr>
              <w:pStyle w:val="Compact"/>
            </w:pPr>
            <w:r>
              <w:t>Extra Addition</w:t>
            </w:r>
          </w:p>
        </w:tc>
        <w:tc>
          <w:tcPr>
            <w:tcW w:w="0" w:type="auto"/>
          </w:tcPr>
          <w:p w14:paraId="3A78FE05" w14:textId="77777777" w:rsidR="002B39CF" w:rsidRDefault="00000000">
            <w:pPr>
              <w:pStyle w:val="Compact"/>
            </w:pPr>
            <w:r>
              <w:t>OLR &amp; TS%</w:t>
            </w:r>
          </w:p>
        </w:tc>
        <w:tc>
          <w:tcPr>
            <w:tcW w:w="0" w:type="auto"/>
          </w:tcPr>
          <w:p w14:paraId="4EB5D025" w14:textId="77777777" w:rsidR="002B39CF" w:rsidRDefault="00000000">
            <w:pPr>
              <w:pStyle w:val="Compact"/>
            </w:pPr>
            <w:r>
              <w:t>Volume Made</w:t>
            </w:r>
          </w:p>
        </w:tc>
      </w:tr>
      <w:tr w:rsidR="002B39CF" w14:paraId="40008B70" w14:textId="77777777">
        <w:tc>
          <w:tcPr>
            <w:tcW w:w="0" w:type="auto"/>
          </w:tcPr>
          <w:p w14:paraId="64289069" w14:textId="77777777" w:rsidR="002B39CF" w:rsidRDefault="00000000">
            <w:pPr>
              <w:pStyle w:val="Compact"/>
            </w:pPr>
            <w:r>
              <w:t>0(a)</w:t>
            </w:r>
          </w:p>
        </w:tc>
        <w:tc>
          <w:tcPr>
            <w:tcW w:w="0" w:type="auto"/>
          </w:tcPr>
          <w:p w14:paraId="0338FFEA" w14:textId="77777777" w:rsidR="002B39CF" w:rsidRDefault="00000000">
            <w:pPr>
              <w:pStyle w:val="Compact"/>
            </w:pPr>
            <w:r>
              <w:t>FW, 156 g</w:t>
            </w:r>
          </w:p>
        </w:tc>
        <w:tc>
          <w:tcPr>
            <w:tcW w:w="0" w:type="auto"/>
          </w:tcPr>
          <w:p w14:paraId="3CBE5979" w14:textId="77777777" w:rsidR="002B39CF" w:rsidRDefault="00000000">
            <w:pPr>
              <w:pStyle w:val="Compact"/>
            </w:pPr>
            <w:r>
              <w:t>C6H12O6, 1.9 g</w:t>
            </w:r>
          </w:p>
        </w:tc>
        <w:tc>
          <w:tcPr>
            <w:tcW w:w="0" w:type="auto"/>
          </w:tcPr>
          <w:p w14:paraId="6D7B49E7" w14:textId="77777777" w:rsidR="002B39CF" w:rsidRDefault="002B39CF">
            <w:pPr>
              <w:pStyle w:val="Compact"/>
            </w:pPr>
          </w:p>
        </w:tc>
        <w:tc>
          <w:tcPr>
            <w:tcW w:w="0" w:type="auto"/>
          </w:tcPr>
          <w:p w14:paraId="2DCF16AF" w14:textId="77777777" w:rsidR="002B39CF" w:rsidRDefault="00000000">
            <w:pPr>
              <w:pStyle w:val="Compact"/>
            </w:pPr>
            <w:r>
              <w:t>Ca(HCO3)2, 5 g</w:t>
            </w:r>
          </w:p>
        </w:tc>
        <w:tc>
          <w:tcPr>
            <w:tcW w:w="0" w:type="auto"/>
          </w:tcPr>
          <w:p w14:paraId="7CA60379" w14:textId="77777777" w:rsidR="002B39CF" w:rsidRDefault="00000000">
            <w:pPr>
              <w:pStyle w:val="Compact"/>
            </w:pPr>
            <w:r>
              <w:t>1.5 &amp; 15</w:t>
            </w:r>
          </w:p>
        </w:tc>
        <w:tc>
          <w:tcPr>
            <w:tcW w:w="0" w:type="auto"/>
          </w:tcPr>
          <w:p w14:paraId="07E0393D" w14:textId="77777777" w:rsidR="002B39CF" w:rsidRDefault="00000000">
            <w:pPr>
              <w:pStyle w:val="Compact"/>
            </w:pPr>
            <w:r>
              <w:t>500 m L</w:t>
            </w:r>
          </w:p>
        </w:tc>
      </w:tr>
      <w:tr w:rsidR="002B39CF" w14:paraId="094FA515" w14:textId="77777777">
        <w:tc>
          <w:tcPr>
            <w:tcW w:w="0" w:type="auto"/>
          </w:tcPr>
          <w:p w14:paraId="6FF21CF4" w14:textId="77777777" w:rsidR="002B39CF" w:rsidRDefault="00000000">
            <w:pPr>
              <w:pStyle w:val="Compact"/>
            </w:pPr>
            <w:r>
              <w:t>4</w:t>
            </w:r>
          </w:p>
        </w:tc>
        <w:tc>
          <w:tcPr>
            <w:tcW w:w="0" w:type="auto"/>
          </w:tcPr>
          <w:p w14:paraId="364DB19B" w14:textId="77777777" w:rsidR="002B39CF" w:rsidRDefault="00000000">
            <w:pPr>
              <w:pStyle w:val="Compact"/>
            </w:pPr>
            <w:r>
              <w:t>C-GL, 23.2 m L</w:t>
            </w:r>
          </w:p>
        </w:tc>
        <w:tc>
          <w:tcPr>
            <w:tcW w:w="0" w:type="auto"/>
          </w:tcPr>
          <w:p w14:paraId="5DA34F9D" w14:textId="77777777" w:rsidR="002B39CF" w:rsidRDefault="00000000">
            <w:pPr>
              <w:pStyle w:val="Compact"/>
            </w:pPr>
            <w:r>
              <w:t>P-GL(b), 31.5 m L</w:t>
            </w:r>
          </w:p>
        </w:tc>
        <w:tc>
          <w:tcPr>
            <w:tcW w:w="0" w:type="auto"/>
          </w:tcPr>
          <w:p w14:paraId="5D321EBD" w14:textId="77777777" w:rsidR="002B39CF" w:rsidRDefault="002B39CF">
            <w:pPr>
              <w:pStyle w:val="Compact"/>
            </w:pPr>
          </w:p>
        </w:tc>
        <w:tc>
          <w:tcPr>
            <w:tcW w:w="0" w:type="auto"/>
          </w:tcPr>
          <w:p w14:paraId="66D2174B" w14:textId="77777777" w:rsidR="002B39CF" w:rsidRDefault="00000000">
            <w:pPr>
              <w:pStyle w:val="Compact"/>
            </w:pPr>
            <w:r>
              <w:t>KHCO3, 1.9 g</w:t>
            </w:r>
          </w:p>
        </w:tc>
        <w:tc>
          <w:tcPr>
            <w:tcW w:w="0" w:type="auto"/>
          </w:tcPr>
          <w:p w14:paraId="24D481E6" w14:textId="77777777" w:rsidR="002B39CF" w:rsidRDefault="00000000">
            <w:pPr>
              <w:pStyle w:val="Compact"/>
            </w:pPr>
            <w:r>
              <w:t>0.8 &amp; 10</w:t>
            </w:r>
          </w:p>
        </w:tc>
        <w:tc>
          <w:tcPr>
            <w:tcW w:w="0" w:type="auto"/>
          </w:tcPr>
          <w:p w14:paraId="07880C61" w14:textId="77777777" w:rsidR="002B39CF" w:rsidRDefault="00000000">
            <w:pPr>
              <w:pStyle w:val="Compact"/>
            </w:pPr>
            <w:r>
              <w:t>250 m L</w:t>
            </w:r>
          </w:p>
        </w:tc>
      </w:tr>
      <w:tr w:rsidR="002B39CF" w14:paraId="6D142B86" w14:textId="77777777">
        <w:tc>
          <w:tcPr>
            <w:tcW w:w="0" w:type="auto"/>
          </w:tcPr>
          <w:p w14:paraId="4F7CC0D0" w14:textId="77777777" w:rsidR="002B39CF" w:rsidRDefault="00000000">
            <w:pPr>
              <w:pStyle w:val="Compact"/>
            </w:pPr>
            <w:r>
              <w:t>11</w:t>
            </w:r>
          </w:p>
        </w:tc>
        <w:tc>
          <w:tcPr>
            <w:tcW w:w="0" w:type="auto"/>
          </w:tcPr>
          <w:p w14:paraId="7FFDCF83" w14:textId="77777777" w:rsidR="002B39CF" w:rsidRDefault="00000000">
            <w:pPr>
              <w:pStyle w:val="Compact"/>
            </w:pPr>
            <w:r>
              <w:t>FW, 12.54 g</w:t>
            </w:r>
          </w:p>
        </w:tc>
        <w:tc>
          <w:tcPr>
            <w:tcW w:w="0" w:type="auto"/>
          </w:tcPr>
          <w:p w14:paraId="470EE0A1" w14:textId="77777777" w:rsidR="002B39CF" w:rsidRDefault="00000000">
            <w:pPr>
              <w:pStyle w:val="Compact"/>
            </w:pPr>
            <w:r>
              <w:t>C-GL, 9.02 m L</w:t>
            </w:r>
          </w:p>
        </w:tc>
        <w:tc>
          <w:tcPr>
            <w:tcW w:w="0" w:type="auto"/>
          </w:tcPr>
          <w:p w14:paraId="20CC6D10" w14:textId="77777777" w:rsidR="002B39CF" w:rsidRDefault="00000000">
            <w:pPr>
              <w:pStyle w:val="Compact"/>
            </w:pPr>
            <w:r>
              <w:t>P-GL, 2.6 m L</w:t>
            </w:r>
          </w:p>
        </w:tc>
        <w:tc>
          <w:tcPr>
            <w:tcW w:w="0" w:type="auto"/>
          </w:tcPr>
          <w:p w14:paraId="5D80B9DB" w14:textId="77777777" w:rsidR="002B39CF" w:rsidRDefault="00000000">
            <w:pPr>
              <w:pStyle w:val="Compact"/>
            </w:pPr>
            <w:r>
              <w:t>KHCO3, 1.57 g</w:t>
            </w:r>
          </w:p>
        </w:tc>
        <w:tc>
          <w:tcPr>
            <w:tcW w:w="0" w:type="auto"/>
          </w:tcPr>
          <w:p w14:paraId="2E66E57E" w14:textId="77777777" w:rsidR="002B39CF" w:rsidRDefault="00000000">
            <w:pPr>
              <w:pStyle w:val="Compact"/>
            </w:pPr>
            <w:r>
              <w:t>0.13–0.4 &amp; 5–10(c)</w:t>
            </w:r>
          </w:p>
        </w:tc>
        <w:tc>
          <w:tcPr>
            <w:tcW w:w="0" w:type="auto"/>
          </w:tcPr>
          <w:p w14:paraId="3C7EF1EF" w14:textId="77777777" w:rsidR="002B39CF" w:rsidRDefault="00000000">
            <w:pPr>
              <w:pStyle w:val="Compact"/>
            </w:pPr>
            <w:r>
              <w:t>250 m L</w:t>
            </w:r>
          </w:p>
        </w:tc>
      </w:tr>
      <w:tr w:rsidR="002B39CF" w14:paraId="1C09CB18" w14:textId="77777777">
        <w:tc>
          <w:tcPr>
            <w:tcW w:w="0" w:type="auto"/>
          </w:tcPr>
          <w:p w14:paraId="39D69B62" w14:textId="77777777" w:rsidR="002B39CF" w:rsidRDefault="00000000">
            <w:pPr>
              <w:pStyle w:val="Compact"/>
            </w:pPr>
            <w:r>
              <w:t>18</w:t>
            </w:r>
          </w:p>
        </w:tc>
        <w:tc>
          <w:tcPr>
            <w:tcW w:w="0" w:type="auto"/>
          </w:tcPr>
          <w:p w14:paraId="7913C10F" w14:textId="77777777" w:rsidR="002B39CF" w:rsidRDefault="00000000">
            <w:pPr>
              <w:pStyle w:val="Compact"/>
            </w:pPr>
            <w:r>
              <w:t>FW, 10.88 g</w:t>
            </w:r>
          </w:p>
        </w:tc>
        <w:tc>
          <w:tcPr>
            <w:tcW w:w="0" w:type="auto"/>
          </w:tcPr>
          <w:p w14:paraId="05E26113" w14:textId="77777777" w:rsidR="002B39CF" w:rsidRDefault="00000000">
            <w:pPr>
              <w:pStyle w:val="Compact"/>
            </w:pPr>
            <w:r>
              <w:t>C-GL, 2.89 m L</w:t>
            </w:r>
          </w:p>
        </w:tc>
        <w:tc>
          <w:tcPr>
            <w:tcW w:w="0" w:type="auto"/>
          </w:tcPr>
          <w:p w14:paraId="58B2DCB5" w14:textId="77777777" w:rsidR="002B39CF" w:rsidRDefault="00000000">
            <w:pPr>
              <w:pStyle w:val="Compact"/>
            </w:pPr>
            <w:r>
              <w:t>P-GL, 1.44 m L</w:t>
            </w:r>
          </w:p>
        </w:tc>
        <w:tc>
          <w:tcPr>
            <w:tcW w:w="0" w:type="auto"/>
          </w:tcPr>
          <w:p w14:paraId="60C9FE8B" w14:textId="77777777" w:rsidR="002B39CF" w:rsidRDefault="002B39CF">
            <w:pPr>
              <w:pStyle w:val="Compact"/>
            </w:pPr>
          </w:p>
        </w:tc>
        <w:tc>
          <w:tcPr>
            <w:tcW w:w="0" w:type="auto"/>
          </w:tcPr>
          <w:p w14:paraId="4036FED3" w14:textId="77777777" w:rsidR="002B39CF" w:rsidRDefault="00000000">
            <w:pPr>
              <w:pStyle w:val="Compact"/>
            </w:pPr>
            <w:r>
              <w:t>0.0256 &amp; 2</w:t>
            </w:r>
          </w:p>
        </w:tc>
        <w:tc>
          <w:tcPr>
            <w:tcW w:w="0" w:type="auto"/>
          </w:tcPr>
          <w:p w14:paraId="18DAC6D0" w14:textId="77777777" w:rsidR="002B39CF" w:rsidRDefault="00000000">
            <w:pPr>
              <w:pStyle w:val="Compact"/>
            </w:pPr>
            <w:r>
              <w:t>250 m L</w:t>
            </w:r>
          </w:p>
        </w:tc>
      </w:tr>
      <w:tr w:rsidR="002B39CF" w14:paraId="5A3FD0F8" w14:textId="77777777">
        <w:tc>
          <w:tcPr>
            <w:tcW w:w="0" w:type="auto"/>
          </w:tcPr>
          <w:p w14:paraId="3EC10DAB" w14:textId="77777777" w:rsidR="002B39CF" w:rsidRDefault="00000000">
            <w:pPr>
              <w:pStyle w:val="Compact"/>
            </w:pPr>
            <w:r>
              <w:t>25</w:t>
            </w:r>
          </w:p>
        </w:tc>
        <w:tc>
          <w:tcPr>
            <w:tcW w:w="0" w:type="auto"/>
          </w:tcPr>
          <w:p w14:paraId="0F362A92" w14:textId="77777777" w:rsidR="002B39CF" w:rsidRDefault="00000000">
            <w:pPr>
              <w:pStyle w:val="Compact"/>
            </w:pPr>
            <w:r>
              <w:t>FW, 31.12 g</w:t>
            </w:r>
          </w:p>
        </w:tc>
        <w:tc>
          <w:tcPr>
            <w:tcW w:w="0" w:type="auto"/>
          </w:tcPr>
          <w:p w14:paraId="2C0BE786" w14:textId="77777777" w:rsidR="002B39CF" w:rsidRDefault="00000000">
            <w:pPr>
              <w:pStyle w:val="Compact"/>
            </w:pPr>
            <w:r>
              <w:t>C-GL, 44 m L</w:t>
            </w:r>
          </w:p>
        </w:tc>
        <w:tc>
          <w:tcPr>
            <w:tcW w:w="0" w:type="auto"/>
          </w:tcPr>
          <w:p w14:paraId="5FBDDA44" w14:textId="77777777" w:rsidR="002B39CF" w:rsidRDefault="00000000">
            <w:pPr>
              <w:pStyle w:val="Compact"/>
            </w:pPr>
            <w:r>
              <w:t>P-GL, 29 m L</w:t>
            </w:r>
          </w:p>
        </w:tc>
        <w:tc>
          <w:tcPr>
            <w:tcW w:w="0" w:type="auto"/>
          </w:tcPr>
          <w:p w14:paraId="116B53B3" w14:textId="77777777" w:rsidR="002B39CF" w:rsidRDefault="002B39CF">
            <w:pPr>
              <w:pStyle w:val="Compact"/>
            </w:pPr>
          </w:p>
        </w:tc>
        <w:tc>
          <w:tcPr>
            <w:tcW w:w="0" w:type="auto"/>
          </w:tcPr>
          <w:p w14:paraId="5D76AA34" w14:textId="77777777" w:rsidR="002B39CF" w:rsidRDefault="00000000">
            <w:pPr>
              <w:pStyle w:val="Compact"/>
            </w:pPr>
            <w:r>
              <w:t>1.4 &amp; 10</w:t>
            </w:r>
          </w:p>
        </w:tc>
        <w:tc>
          <w:tcPr>
            <w:tcW w:w="0" w:type="auto"/>
          </w:tcPr>
          <w:p w14:paraId="2C6C853A" w14:textId="77777777" w:rsidR="002B39CF" w:rsidRDefault="00000000">
            <w:pPr>
              <w:pStyle w:val="Compact"/>
            </w:pPr>
            <w:r>
              <w:t>250 m L</w:t>
            </w:r>
          </w:p>
        </w:tc>
      </w:tr>
      <w:tr w:rsidR="002B39CF" w14:paraId="5B3913C6" w14:textId="77777777">
        <w:tc>
          <w:tcPr>
            <w:tcW w:w="0" w:type="auto"/>
          </w:tcPr>
          <w:p w14:paraId="5D409E32" w14:textId="77777777" w:rsidR="002B39CF" w:rsidRDefault="00000000">
            <w:pPr>
              <w:pStyle w:val="Compact"/>
            </w:pPr>
            <w:r>
              <w:t>32</w:t>
            </w:r>
          </w:p>
        </w:tc>
        <w:tc>
          <w:tcPr>
            <w:tcW w:w="0" w:type="auto"/>
          </w:tcPr>
          <w:p w14:paraId="1301D7C8" w14:textId="77777777" w:rsidR="002B39CF" w:rsidRDefault="00000000">
            <w:pPr>
              <w:pStyle w:val="Compact"/>
            </w:pPr>
            <w:r>
              <w:t>FW, 31.01 g</w:t>
            </w:r>
          </w:p>
        </w:tc>
        <w:tc>
          <w:tcPr>
            <w:tcW w:w="0" w:type="auto"/>
          </w:tcPr>
          <w:p w14:paraId="48BFD18C" w14:textId="77777777" w:rsidR="002B39CF" w:rsidRDefault="00000000">
            <w:pPr>
              <w:pStyle w:val="Compact"/>
            </w:pPr>
            <w:r>
              <w:t>C-GL, 44 m L</w:t>
            </w:r>
          </w:p>
        </w:tc>
        <w:tc>
          <w:tcPr>
            <w:tcW w:w="0" w:type="auto"/>
          </w:tcPr>
          <w:p w14:paraId="01D6C30D" w14:textId="77777777" w:rsidR="002B39CF" w:rsidRDefault="00000000">
            <w:pPr>
              <w:pStyle w:val="Compact"/>
            </w:pPr>
            <w:r>
              <w:t>P-GL, 28.9 m L</w:t>
            </w:r>
          </w:p>
        </w:tc>
        <w:tc>
          <w:tcPr>
            <w:tcW w:w="0" w:type="auto"/>
          </w:tcPr>
          <w:p w14:paraId="27057F60" w14:textId="77777777" w:rsidR="002B39CF" w:rsidRDefault="002B39CF">
            <w:pPr>
              <w:pStyle w:val="Compact"/>
            </w:pPr>
          </w:p>
        </w:tc>
        <w:tc>
          <w:tcPr>
            <w:tcW w:w="0" w:type="auto"/>
          </w:tcPr>
          <w:p w14:paraId="18F43B74" w14:textId="77777777" w:rsidR="002B39CF" w:rsidRDefault="00000000">
            <w:pPr>
              <w:pStyle w:val="Compact"/>
            </w:pPr>
            <w:r>
              <w:t>1.4 &amp; 10</w:t>
            </w:r>
          </w:p>
        </w:tc>
        <w:tc>
          <w:tcPr>
            <w:tcW w:w="0" w:type="auto"/>
          </w:tcPr>
          <w:p w14:paraId="6C9996BF" w14:textId="77777777" w:rsidR="002B39CF" w:rsidRDefault="00000000">
            <w:pPr>
              <w:pStyle w:val="Compact"/>
            </w:pPr>
            <w:r>
              <w:t>250 m L</w:t>
            </w:r>
          </w:p>
        </w:tc>
      </w:tr>
      <w:tr w:rsidR="002B39CF" w14:paraId="18E330E0" w14:textId="77777777">
        <w:tc>
          <w:tcPr>
            <w:tcW w:w="0" w:type="auto"/>
          </w:tcPr>
          <w:p w14:paraId="37B86C78" w14:textId="77777777" w:rsidR="002B39CF" w:rsidRDefault="00000000">
            <w:pPr>
              <w:pStyle w:val="Compact"/>
            </w:pPr>
            <w:r>
              <w:t>39</w:t>
            </w:r>
          </w:p>
        </w:tc>
        <w:tc>
          <w:tcPr>
            <w:tcW w:w="0" w:type="auto"/>
          </w:tcPr>
          <w:p w14:paraId="392613C2" w14:textId="77777777" w:rsidR="002B39CF" w:rsidRDefault="00000000">
            <w:pPr>
              <w:pStyle w:val="Compact"/>
            </w:pPr>
            <w:r>
              <w:t>FW, 46.52 g</w:t>
            </w:r>
          </w:p>
        </w:tc>
        <w:tc>
          <w:tcPr>
            <w:tcW w:w="0" w:type="auto"/>
          </w:tcPr>
          <w:p w14:paraId="04D0BCFE" w14:textId="77777777" w:rsidR="002B39CF" w:rsidRDefault="00000000">
            <w:pPr>
              <w:pStyle w:val="Compact"/>
            </w:pPr>
            <w:r>
              <w:t>C-GL, 66 m L</w:t>
            </w:r>
          </w:p>
        </w:tc>
        <w:tc>
          <w:tcPr>
            <w:tcW w:w="0" w:type="auto"/>
          </w:tcPr>
          <w:p w14:paraId="56EF02A3" w14:textId="77777777" w:rsidR="002B39CF" w:rsidRDefault="00000000">
            <w:pPr>
              <w:pStyle w:val="Compact"/>
            </w:pPr>
            <w:r>
              <w:t>P-GL, 43 m L</w:t>
            </w:r>
          </w:p>
        </w:tc>
        <w:tc>
          <w:tcPr>
            <w:tcW w:w="0" w:type="auto"/>
          </w:tcPr>
          <w:p w14:paraId="2A45010E" w14:textId="77777777" w:rsidR="002B39CF" w:rsidRDefault="00000000">
            <w:pPr>
              <w:pStyle w:val="Compact"/>
            </w:pPr>
            <w:r>
              <w:t>KHCO3, 2.6 g</w:t>
            </w:r>
          </w:p>
        </w:tc>
        <w:tc>
          <w:tcPr>
            <w:tcW w:w="0" w:type="auto"/>
          </w:tcPr>
          <w:p w14:paraId="344647C2" w14:textId="77777777" w:rsidR="002B39CF" w:rsidRDefault="00000000">
            <w:pPr>
              <w:pStyle w:val="Compact"/>
            </w:pPr>
            <w:r>
              <w:t>3.1 &amp; 15</w:t>
            </w:r>
          </w:p>
        </w:tc>
        <w:tc>
          <w:tcPr>
            <w:tcW w:w="0" w:type="auto"/>
          </w:tcPr>
          <w:p w14:paraId="073BB6DF" w14:textId="77777777" w:rsidR="002B39CF" w:rsidRDefault="00000000">
            <w:pPr>
              <w:pStyle w:val="Compact"/>
            </w:pPr>
            <w:r>
              <w:t>250 m L</w:t>
            </w:r>
          </w:p>
        </w:tc>
      </w:tr>
      <w:tr w:rsidR="002B39CF" w14:paraId="40D3FBBE" w14:textId="77777777">
        <w:tc>
          <w:tcPr>
            <w:tcW w:w="0" w:type="auto"/>
          </w:tcPr>
          <w:p w14:paraId="5ED6CD20" w14:textId="77777777" w:rsidR="002B39CF" w:rsidRDefault="00000000">
            <w:pPr>
              <w:pStyle w:val="Compact"/>
            </w:pPr>
            <w:r>
              <w:t>46</w:t>
            </w:r>
          </w:p>
        </w:tc>
        <w:tc>
          <w:tcPr>
            <w:tcW w:w="0" w:type="auto"/>
          </w:tcPr>
          <w:p w14:paraId="718836F6" w14:textId="77777777" w:rsidR="002B39CF" w:rsidRDefault="00000000">
            <w:pPr>
              <w:pStyle w:val="Compact"/>
            </w:pPr>
            <w:r>
              <w:t>FW, 50.07 g</w:t>
            </w:r>
          </w:p>
        </w:tc>
        <w:tc>
          <w:tcPr>
            <w:tcW w:w="0" w:type="auto"/>
          </w:tcPr>
          <w:p w14:paraId="11B1829E" w14:textId="77777777" w:rsidR="002B39CF" w:rsidRDefault="00000000">
            <w:pPr>
              <w:pStyle w:val="Compact"/>
            </w:pPr>
            <w:r>
              <w:t>C-GL, 66 m L</w:t>
            </w:r>
          </w:p>
        </w:tc>
        <w:tc>
          <w:tcPr>
            <w:tcW w:w="0" w:type="auto"/>
          </w:tcPr>
          <w:p w14:paraId="61EC95A1" w14:textId="77777777" w:rsidR="002B39CF" w:rsidRDefault="00000000">
            <w:pPr>
              <w:pStyle w:val="Compact"/>
            </w:pPr>
            <w:r>
              <w:t>P-GL, 43 m L</w:t>
            </w:r>
          </w:p>
        </w:tc>
        <w:tc>
          <w:tcPr>
            <w:tcW w:w="0" w:type="auto"/>
          </w:tcPr>
          <w:p w14:paraId="4C351E19" w14:textId="77777777" w:rsidR="002B39CF" w:rsidRDefault="00000000">
            <w:pPr>
              <w:pStyle w:val="Compact"/>
            </w:pPr>
            <w:r>
              <w:t>KHCO3, 2.67 g</w:t>
            </w:r>
          </w:p>
        </w:tc>
        <w:tc>
          <w:tcPr>
            <w:tcW w:w="0" w:type="auto"/>
          </w:tcPr>
          <w:p w14:paraId="2CD09267" w14:textId="77777777" w:rsidR="002B39CF" w:rsidRDefault="00000000">
            <w:pPr>
              <w:pStyle w:val="Compact"/>
            </w:pPr>
            <w:r>
              <w:t>3.16 &amp; 15</w:t>
            </w:r>
          </w:p>
        </w:tc>
        <w:tc>
          <w:tcPr>
            <w:tcW w:w="0" w:type="auto"/>
          </w:tcPr>
          <w:p w14:paraId="588D53C8" w14:textId="77777777" w:rsidR="002B39CF" w:rsidRDefault="00000000">
            <w:pPr>
              <w:pStyle w:val="Compact"/>
            </w:pPr>
            <w:r>
              <w:t>250 m L</w:t>
            </w:r>
          </w:p>
        </w:tc>
      </w:tr>
      <w:tr w:rsidR="002B39CF" w14:paraId="06E7C33C" w14:textId="77777777">
        <w:tc>
          <w:tcPr>
            <w:tcW w:w="0" w:type="auto"/>
          </w:tcPr>
          <w:p w14:paraId="1F6D8AEE" w14:textId="77777777" w:rsidR="002B39CF" w:rsidRDefault="00000000">
            <w:pPr>
              <w:pStyle w:val="Compact"/>
            </w:pPr>
            <w:r>
              <w:t>53(d)</w:t>
            </w:r>
          </w:p>
        </w:tc>
        <w:tc>
          <w:tcPr>
            <w:tcW w:w="0" w:type="auto"/>
          </w:tcPr>
          <w:p w14:paraId="48779D4F" w14:textId="77777777" w:rsidR="002B39CF" w:rsidRDefault="00000000">
            <w:pPr>
              <w:pStyle w:val="Compact"/>
            </w:pPr>
            <w:r>
              <w:t>C-GL, 55 m L</w:t>
            </w:r>
          </w:p>
        </w:tc>
        <w:tc>
          <w:tcPr>
            <w:tcW w:w="0" w:type="auto"/>
          </w:tcPr>
          <w:p w14:paraId="2FDAB92A" w14:textId="77777777" w:rsidR="002B39CF" w:rsidRDefault="00000000">
            <w:pPr>
              <w:pStyle w:val="Compact"/>
            </w:pPr>
            <w:r>
              <w:t>P-GL, 11.5 m L</w:t>
            </w:r>
          </w:p>
        </w:tc>
        <w:tc>
          <w:tcPr>
            <w:tcW w:w="0" w:type="auto"/>
          </w:tcPr>
          <w:p w14:paraId="74FE5573" w14:textId="77777777" w:rsidR="002B39CF" w:rsidRDefault="002B39CF">
            <w:pPr>
              <w:pStyle w:val="Compact"/>
            </w:pPr>
          </w:p>
        </w:tc>
        <w:tc>
          <w:tcPr>
            <w:tcW w:w="0" w:type="auto"/>
          </w:tcPr>
          <w:p w14:paraId="5C210AC5" w14:textId="77777777" w:rsidR="002B39CF" w:rsidRDefault="00000000">
            <w:pPr>
              <w:pStyle w:val="Compact"/>
            </w:pPr>
            <w:r>
              <w:t>KHCO3, 5.38 g</w:t>
            </w:r>
          </w:p>
        </w:tc>
        <w:tc>
          <w:tcPr>
            <w:tcW w:w="0" w:type="auto"/>
          </w:tcPr>
          <w:p w14:paraId="7AA71A47" w14:textId="77777777" w:rsidR="002B39CF" w:rsidRDefault="00000000">
            <w:pPr>
              <w:pStyle w:val="Compact"/>
            </w:pPr>
            <w:r>
              <w:t>0.42 &amp; 10</w:t>
            </w:r>
          </w:p>
        </w:tc>
        <w:tc>
          <w:tcPr>
            <w:tcW w:w="0" w:type="auto"/>
          </w:tcPr>
          <w:p w14:paraId="77A81984" w14:textId="77777777" w:rsidR="002B39CF" w:rsidRDefault="00000000">
            <w:pPr>
              <w:pStyle w:val="Compact"/>
            </w:pPr>
            <w:r>
              <w:t>500 m L</w:t>
            </w:r>
          </w:p>
        </w:tc>
      </w:tr>
      <w:tr w:rsidR="002B39CF" w14:paraId="00DFB189" w14:textId="77777777">
        <w:tc>
          <w:tcPr>
            <w:tcW w:w="0" w:type="auto"/>
          </w:tcPr>
          <w:p w14:paraId="04398607" w14:textId="77777777" w:rsidR="002B39CF" w:rsidRDefault="00000000">
            <w:pPr>
              <w:pStyle w:val="Compact"/>
            </w:pPr>
            <w:r>
              <w:t>60</w:t>
            </w:r>
          </w:p>
        </w:tc>
        <w:tc>
          <w:tcPr>
            <w:tcW w:w="0" w:type="auto"/>
          </w:tcPr>
          <w:p w14:paraId="2DD77AFC" w14:textId="77777777" w:rsidR="002B39CF" w:rsidRDefault="00000000">
            <w:pPr>
              <w:pStyle w:val="Compact"/>
            </w:pPr>
            <w:r>
              <w:t>C-GL, 55 m L</w:t>
            </w:r>
          </w:p>
        </w:tc>
        <w:tc>
          <w:tcPr>
            <w:tcW w:w="0" w:type="auto"/>
          </w:tcPr>
          <w:p w14:paraId="3E95D11E" w14:textId="77777777" w:rsidR="002B39CF" w:rsidRDefault="00000000">
            <w:pPr>
              <w:pStyle w:val="Compact"/>
            </w:pPr>
            <w:r>
              <w:t>P-GL, 12 m L</w:t>
            </w:r>
          </w:p>
        </w:tc>
        <w:tc>
          <w:tcPr>
            <w:tcW w:w="0" w:type="auto"/>
          </w:tcPr>
          <w:p w14:paraId="14842EE3" w14:textId="77777777" w:rsidR="002B39CF" w:rsidRDefault="002B39CF">
            <w:pPr>
              <w:pStyle w:val="Compact"/>
            </w:pPr>
          </w:p>
        </w:tc>
        <w:tc>
          <w:tcPr>
            <w:tcW w:w="0" w:type="auto"/>
          </w:tcPr>
          <w:p w14:paraId="2E077CC7" w14:textId="77777777" w:rsidR="002B39CF" w:rsidRDefault="00000000">
            <w:pPr>
              <w:pStyle w:val="Compact"/>
            </w:pPr>
            <w:r>
              <w:t>KHCO3, 5.18 g</w:t>
            </w:r>
          </w:p>
        </w:tc>
        <w:tc>
          <w:tcPr>
            <w:tcW w:w="0" w:type="auto"/>
          </w:tcPr>
          <w:p w14:paraId="704AAE9D" w14:textId="77777777" w:rsidR="002B39CF" w:rsidRDefault="00000000">
            <w:pPr>
              <w:pStyle w:val="Compact"/>
            </w:pPr>
            <w:r>
              <w:t>0.42 &amp; 10</w:t>
            </w:r>
          </w:p>
        </w:tc>
        <w:tc>
          <w:tcPr>
            <w:tcW w:w="0" w:type="auto"/>
          </w:tcPr>
          <w:p w14:paraId="7C19B272" w14:textId="77777777" w:rsidR="002B39CF" w:rsidRDefault="00000000">
            <w:pPr>
              <w:pStyle w:val="Compact"/>
            </w:pPr>
            <w:r>
              <w:t>500 m L(e)</w:t>
            </w:r>
          </w:p>
        </w:tc>
      </w:tr>
      <w:tr w:rsidR="002B39CF" w14:paraId="164707FB" w14:textId="77777777">
        <w:tc>
          <w:tcPr>
            <w:tcW w:w="0" w:type="auto"/>
          </w:tcPr>
          <w:p w14:paraId="20AA7A76" w14:textId="77777777" w:rsidR="002B39CF" w:rsidRDefault="00000000">
            <w:pPr>
              <w:pStyle w:val="Compact"/>
            </w:pPr>
            <w:r>
              <w:t>67</w:t>
            </w:r>
          </w:p>
        </w:tc>
        <w:tc>
          <w:tcPr>
            <w:tcW w:w="0" w:type="auto"/>
          </w:tcPr>
          <w:p w14:paraId="4728C25B" w14:textId="77777777" w:rsidR="002B39CF" w:rsidRDefault="00000000">
            <w:pPr>
              <w:pStyle w:val="Compact"/>
            </w:pPr>
            <w:r>
              <w:t>C-GL, 41 m L</w:t>
            </w:r>
          </w:p>
        </w:tc>
        <w:tc>
          <w:tcPr>
            <w:tcW w:w="0" w:type="auto"/>
          </w:tcPr>
          <w:p w14:paraId="01B4F8F6" w14:textId="77777777" w:rsidR="002B39CF" w:rsidRDefault="00000000">
            <w:pPr>
              <w:pStyle w:val="Compact"/>
            </w:pPr>
            <w:r>
              <w:t>P-GL, 9 m L</w:t>
            </w:r>
          </w:p>
        </w:tc>
        <w:tc>
          <w:tcPr>
            <w:tcW w:w="0" w:type="auto"/>
          </w:tcPr>
          <w:p w14:paraId="16BFB3B6" w14:textId="77777777" w:rsidR="002B39CF" w:rsidRDefault="002B39CF">
            <w:pPr>
              <w:pStyle w:val="Compact"/>
            </w:pPr>
          </w:p>
        </w:tc>
        <w:tc>
          <w:tcPr>
            <w:tcW w:w="0" w:type="auto"/>
          </w:tcPr>
          <w:p w14:paraId="535E0564" w14:textId="77777777" w:rsidR="002B39CF" w:rsidRDefault="00000000">
            <w:pPr>
              <w:pStyle w:val="Compact"/>
            </w:pPr>
            <w:r>
              <w:t>KHCO3, 2.56 g</w:t>
            </w:r>
          </w:p>
        </w:tc>
        <w:tc>
          <w:tcPr>
            <w:tcW w:w="0" w:type="auto"/>
          </w:tcPr>
          <w:p w14:paraId="5901A79E" w14:textId="77777777" w:rsidR="002B39CF" w:rsidRDefault="00000000">
            <w:pPr>
              <w:pStyle w:val="Compact"/>
            </w:pPr>
            <w:r>
              <w:t>0.95 &amp; 15</w:t>
            </w:r>
          </w:p>
        </w:tc>
        <w:tc>
          <w:tcPr>
            <w:tcW w:w="0" w:type="auto"/>
          </w:tcPr>
          <w:p w14:paraId="2F882D85" w14:textId="77777777" w:rsidR="002B39CF" w:rsidRDefault="00000000">
            <w:pPr>
              <w:pStyle w:val="Compact"/>
            </w:pPr>
            <w:r>
              <w:t>250 m L</w:t>
            </w:r>
          </w:p>
        </w:tc>
      </w:tr>
      <w:tr w:rsidR="002B39CF" w14:paraId="59BAC282" w14:textId="77777777">
        <w:tc>
          <w:tcPr>
            <w:tcW w:w="0" w:type="auto"/>
          </w:tcPr>
          <w:p w14:paraId="3E09F8A8" w14:textId="77777777" w:rsidR="002B39CF" w:rsidRDefault="00000000">
            <w:pPr>
              <w:pStyle w:val="Compact"/>
            </w:pPr>
            <w:r>
              <w:t>74</w:t>
            </w:r>
          </w:p>
        </w:tc>
        <w:tc>
          <w:tcPr>
            <w:tcW w:w="0" w:type="auto"/>
          </w:tcPr>
          <w:p w14:paraId="1F952205" w14:textId="77777777" w:rsidR="002B39CF" w:rsidRDefault="00000000">
            <w:pPr>
              <w:pStyle w:val="Compact"/>
            </w:pPr>
            <w:r>
              <w:t>C-GL, 60 m L</w:t>
            </w:r>
          </w:p>
        </w:tc>
        <w:tc>
          <w:tcPr>
            <w:tcW w:w="0" w:type="auto"/>
          </w:tcPr>
          <w:p w14:paraId="3746DD41" w14:textId="77777777" w:rsidR="002B39CF" w:rsidRDefault="00000000">
            <w:pPr>
              <w:pStyle w:val="Compact"/>
            </w:pPr>
            <w:r>
              <w:t>P-GL, 12.5 m L</w:t>
            </w:r>
          </w:p>
        </w:tc>
        <w:tc>
          <w:tcPr>
            <w:tcW w:w="0" w:type="auto"/>
          </w:tcPr>
          <w:p w14:paraId="34A2CC5F" w14:textId="77777777" w:rsidR="002B39CF" w:rsidRDefault="002B39CF">
            <w:pPr>
              <w:pStyle w:val="Compact"/>
            </w:pPr>
          </w:p>
        </w:tc>
        <w:tc>
          <w:tcPr>
            <w:tcW w:w="0" w:type="auto"/>
          </w:tcPr>
          <w:p w14:paraId="64873678" w14:textId="77777777" w:rsidR="002B39CF" w:rsidRDefault="00000000">
            <w:pPr>
              <w:pStyle w:val="Compact"/>
            </w:pPr>
            <w:r>
              <w:t>KHCO3, 2.57 g</w:t>
            </w:r>
          </w:p>
        </w:tc>
        <w:tc>
          <w:tcPr>
            <w:tcW w:w="0" w:type="auto"/>
          </w:tcPr>
          <w:p w14:paraId="32419141" w14:textId="77777777" w:rsidR="002B39CF" w:rsidRDefault="00000000">
            <w:pPr>
              <w:pStyle w:val="Compact"/>
            </w:pPr>
            <w:r>
              <w:t>1.37 &amp; 15</w:t>
            </w:r>
          </w:p>
        </w:tc>
        <w:tc>
          <w:tcPr>
            <w:tcW w:w="0" w:type="auto"/>
          </w:tcPr>
          <w:p w14:paraId="186E4787" w14:textId="77777777" w:rsidR="002B39CF" w:rsidRDefault="00000000">
            <w:pPr>
              <w:pStyle w:val="Compact"/>
            </w:pPr>
            <w:r>
              <w:t>250 m L</w:t>
            </w:r>
          </w:p>
        </w:tc>
      </w:tr>
    </w:tbl>
    <w:p w14:paraId="6CC4E577" w14:textId="77777777" w:rsidR="002B39CF" w:rsidRDefault="00000000">
      <w:pPr>
        <w:pStyle w:val="Ttulo1"/>
      </w:pPr>
      <w:bookmarkStart w:id="305" w:name="results"/>
      <w:bookmarkEnd w:id="163"/>
      <w:bookmarkEnd w:id="229"/>
      <w:bookmarkEnd w:id="302"/>
      <w:r>
        <w:rPr>
          <w:rStyle w:val="SectionNumber"/>
        </w:rPr>
        <w:t>5</w:t>
      </w:r>
      <w:r>
        <w:tab/>
        <w:t>Results</w:t>
      </w:r>
    </w:p>
    <w:p w14:paraId="58A40A2E" w14:textId="77777777" w:rsidR="002B39CF" w:rsidRDefault="00000000">
      <w:pPr>
        <w:pStyle w:val="Ttulo2"/>
      </w:pPr>
      <w:bookmarkStart w:id="306" w:name="Xbefef2eb93ece832512769925ff70f97ec4eef1"/>
      <w:r>
        <w:rPr>
          <w:rStyle w:val="SectionNumber"/>
        </w:rPr>
        <w:t>5.1</w:t>
      </w:r>
      <w:r>
        <w:tab/>
        <w:t>Reactor Condition and Visual Observations</w:t>
      </w:r>
    </w:p>
    <w:p w14:paraId="28275B9B" w14:textId="1EA66924" w:rsidR="002B39CF" w:rsidRDefault="00000000">
      <w:pPr>
        <w:pStyle w:val="FirstParagraph"/>
      </w:pPr>
      <w:r>
        <w:t xml:space="preserve">The reactor was inoculated with anaerobic sludge and initially contained a murky, </w:t>
      </w:r>
      <w:ins w:id="307" w:author="Ramiro Martins" w:date="2026-10-12T14:53:00Z" w16du:dateUtc="2026-10-12T13:53:00Z">
        <w:r w:rsidR="000F6C27">
          <w:t>light-brown</w:t>
        </w:r>
      </w:ins>
      <w:del w:id="308" w:author="Ramiro Martins" w:date="2026-10-12T14:53:00Z" w16du:dateUtc="2026-10-12T13:53:00Z">
        <w:r w:rsidDel="000F6C27">
          <w:delText>light brown</w:delText>
        </w:r>
      </w:del>
      <w:r>
        <w:t xml:space="preserve"> suspension (Fig. 5.1a). Within three days of operation, the </w:t>
      </w:r>
      <w:ins w:id="309" w:author="Ramiro Martins" w:date="2026-10-12T14:53:00Z" w16du:dateUtc="2026-10-12T13:53:00Z">
        <w:r w:rsidR="000F6C27">
          <w:t>color</w:t>
        </w:r>
      </w:ins>
      <w:del w:id="310" w:author="Ramiro Martins" w:date="2026-10-12T14:53:00Z" w16du:dateUtc="2026-10-12T13:53:00Z">
        <w:r w:rsidDel="000F6C27">
          <w:delText>colour</w:delText>
        </w:r>
      </w:del>
      <w:r>
        <w:t xml:space="preserve"> changed to black (Fig. 5.1b), which is characteristic of active anaerobic digestion and is typically caused by the precipitation of metal </w:t>
      </w:r>
      <w:ins w:id="311" w:author="Ramiro Martins" w:date="2026-10-12T14:53:00Z" w16du:dateUtc="2026-10-12T13:53:00Z">
        <w:r w:rsidR="000F6C27">
          <w:t>sulfides</w:t>
        </w:r>
      </w:ins>
      <w:del w:id="312" w:author="Ramiro Martins" w:date="2026-10-12T14:53:00Z" w16du:dateUtc="2026-10-12T13:53:00Z">
        <w:r w:rsidDel="000F6C27">
          <w:delText>sulphides</w:delText>
        </w:r>
      </w:del>
      <w:r>
        <w:t xml:space="preserve">, particularly iron </w:t>
      </w:r>
      <w:ins w:id="313" w:author="Ramiro Martins" w:date="2026-10-12T14:53:00Z" w16du:dateUtc="2026-10-12T13:53:00Z">
        <w:r w:rsidR="000F6C27">
          <w:t>sulfide</w:t>
        </w:r>
      </w:ins>
      <w:del w:id="314" w:author="Ramiro Martins" w:date="2026-10-12T14:53:00Z" w16du:dateUtc="2026-10-12T13:53:00Z">
        <w:r w:rsidDel="000F6C27">
          <w:delText>sulphide</w:delText>
        </w:r>
      </w:del>
      <w:r>
        <w:t>, under reducing conditions. This visual change indicated the establishment of a suitable anaerobic environment and the onset of methanogenic activity.</w:t>
      </w:r>
    </w:p>
    <w:tbl>
      <w:tblPr>
        <w:tblStyle w:val="Table"/>
        <w:tblW w:w="0" w:type="auto"/>
        <w:jc w:val="center"/>
        <w:tblLook w:val="0600" w:firstRow="0" w:lastRow="0" w:firstColumn="0" w:lastColumn="0" w:noHBand="1" w:noVBand="1"/>
      </w:tblPr>
      <w:tblGrid>
        <w:gridCol w:w="4416"/>
        <w:gridCol w:w="4416"/>
      </w:tblGrid>
      <w:tr w:rsidR="002B39CF" w14:paraId="3730A3B7" w14:textId="77777777">
        <w:trPr>
          <w:jc w:val="center"/>
        </w:trPr>
        <w:tc>
          <w:tcPr>
            <w:tcW w:w="0" w:type="auto"/>
          </w:tcPr>
          <w:p w14:paraId="08F21B6F" w14:textId="77777777" w:rsidR="002B39CF" w:rsidRDefault="00000000">
            <w:pPr>
              <w:pStyle w:val="CaptionedFigure"/>
              <w:jc w:val="center"/>
            </w:pPr>
            <w:r>
              <w:rPr>
                <w:noProof/>
              </w:rPr>
              <w:lastRenderedPageBreak/>
              <w:drawing>
                <wp:inline distT="0" distB="0" distL="0" distR="0" wp14:anchorId="5D3FABE1" wp14:editId="6EB1B73E">
                  <wp:extent cx="2667000" cy="4207299"/>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home/chery/Documents/thesis/build/media/assets/photos/reactor/reator-19-5.jpg"/>
                          <pic:cNvPicPr>
                            <a:picLocks noChangeAspect="1" noChangeArrowheads="1"/>
                          </pic:cNvPicPr>
                        </pic:nvPicPr>
                        <pic:blipFill>
                          <a:blip r:embed="rId14"/>
                          <a:stretch>
                            <a:fillRect/>
                          </a:stretch>
                        </pic:blipFill>
                        <pic:spPr bwMode="auto">
                          <a:xfrm>
                            <a:off x="0" y="0"/>
                            <a:ext cx="2667000" cy="4207299"/>
                          </a:xfrm>
                          <a:prstGeom prst="rect">
                            <a:avLst/>
                          </a:prstGeom>
                          <a:noFill/>
                          <a:ln w="9525">
                            <a:noFill/>
                            <a:headEnd/>
                            <a:tailEnd/>
                          </a:ln>
                        </pic:spPr>
                      </pic:pic>
                    </a:graphicData>
                  </a:graphic>
                </wp:inline>
              </w:drawing>
            </w:r>
          </w:p>
          <w:p w14:paraId="4B1327CC" w14:textId="77777777" w:rsidR="002B39CF" w:rsidRDefault="00000000">
            <w:pPr>
              <w:pStyle w:val="ImageCaption"/>
              <w:jc w:val="center"/>
            </w:pPr>
            <w:r>
              <w:t>Murky suspension</w:t>
            </w:r>
          </w:p>
        </w:tc>
        <w:tc>
          <w:tcPr>
            <w:tcW w:w="0" w:type="auto"/>
          </w:tcPr>
          <w:p w14:paraId="38EA98F9" w14:textId="77777777" w:rsidR="002B39CF" w:rsidRDefault="00000000">
            <w:pPr>
              <w:pStyle w:val="CaptionedFigure"/>
              <w:jc w:val="center"/>
            </w:pPr>
            <w:r>
              <w:rPr>
                <w:noProof/>
              </w:rPr>
              <w:drawing>
                <wp:inline distT="0" distB="0" distL="0" distR="0" wp14:anchorId="32CFC3EE" wp14:editId="679C456B">
                  <wp:extent cx="2667000" cy="4436892"/>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home/chery/Documents/thesis/build/media/assets/photos/reactor/reator-22-5.jpg"/>
                          <pic:cNvPicPr>
                            <a:picLocks noChangeAspect="1" noChangeArrowheads="1"/>
                          </pic:cNvPicPr>
                        </pic:nvPicPr>
                        <pic:blipFill>
                          <a:blip r:embed="rId15"/>
                          <a:stretch>
                            <a:fillRect/>
                          </a:stretch>
                        </pic:blipFill>
                        <pic:spPr bwMode="auto">
                          <a:xfrm>
                            <a:off x="0" y="0"/>
                            <a:ext cx="2667000" cy="4436892"/>
                          </a:xfrm>
                          <a:prstGeom prst="rect">
                            <a:avLst/>
                          </a:prstGeom>
                          <a:noFill/>
                          <a:ln w="9525">
                            <a:noFill/>
                            <a:headEnd/>
                            <a:tailEnd/>
                          </a:ln>
                        </pic:spPr>
                      </pic:pic>
                    </a:graphicData>
                  </a:graphic>
                </wp:inline>
              </w:drawing>
            </w:r>
          </w:p>
          <w:p w14:paraId="1AFB5676" w14:textId="77777777" w:rsidR="002B39CF" w:rsidRDefault="00000000">
            <w:pPr>
              <w:pStyle w:val="ImageCaption"/>
              <w:jc w:val="center"/>
            </w:pPr>
            <w:r>
              <w:t>Black suspention</w:t>
            </w:r>
          </w:p>
        </w:tc>
      </w:tr>
    </w:tbl>
    <w:p w14:paraId="60057BD2" w14:textId="77777777" w:rsidR="002B39CF" w:rsidRDefault="00000000">
      <w:pPr>
        <w:pStyle w:val="ImageCaption"/>
      </w:pPr>
      <w:r>
        <w:t>Visual changes in the reactor, within the first week.</w:t>
      </w:r>
    </w:p>
    <w:p w14:paraId="4D6C070C" w14:textId="58FB5760" w:rsidR="002B39CF" w:rsidRDefault="00000000">
      <w:pPr>
        <w:pStyle w:val="Corpodetexto"/>
      </w:pPr>
      <w:r>
        <w:t>At the end of the experimental period, after approximately two weeks of unattended operation, four discrete masses resembling fungal colonies were observed on the internal surfaces of the reactor during cleaning (Fig. 5.2a and Fig. 5.2b). The origin of these growths is uncertain, but they may have been introduced via the FW feed or during periods when the feeding tube was opened for rep</w:t>
      </w:r>
      <w:ins w:id="315" w:author="Ramiro Martins" w:date="2026-10-12T14:53:00Z" w16du:dateUtc="2026-10-12T13:53:00Z">
        <w:r w:rsidR="000F6C27">
          <w:t>airs (e.g.,</w:t>
        </w:r>
      </w:ins>
      <w:del w:id="316" w:author="Ramiro Martins" w:date="2026-10-12T14:53:00Z" w16du:dateUtc="2026-10-12T13:53:00Z">
        <w:r w:rsidDel="000F6C27">
          <w:delText>airs (e.g.</w:delText>
        </w:r>
      </w:del>
      <w:r>
        <w:t xml:space="preserve"> leaks) and when changing the feed, while cleaning </w:t>
      </w:r>
      <w:del w:id="317" w:author="Ramiro Martins" w:date="2026-10-12T14:53:00Z" w16du:dateUtc="2026-10-12T13:53:00Z">
        <w:r w:rsidDel="000F6C27">
          <w:delText xml:space="preserve">of </w:delText>
        </w:r>
      </w:del>
      <w:r>
        <w:t>the tube. The presence of such organisms could have competed with the anaerobic microbial community for substrate, potentially affecting biogas production in the later stages of the experiment.</w:t>
      </w:r>
    </w:p>
    <w:tbl>
      <w:tblPr>
        <w:tblStyle w:val="Table"/>
        <w:tblW w:w="0" w:type="auto"/>
        <w:jc w:val="center"/>
        <w:tblLook w:val="0600" w:firstRow="0" w:lastRow="0" w:firstColumn="0" w:lastColumn="0" w:noHBand="1" w:noVBand="1"/>
      </w:tblPr>
      <w:tblGrid>
        <w:gridCol w:w="4416"/>
        <w:gridCol w:w="3576"/>
      </w:tblGrid>
      <w:tr w:rsidR="002B39CF" w14:paraId="5829E22A" w14:textId="77777777">
        <w:trPr>
          <w:jc w:val="center"/>
        </w:trPr>
        <w:tc>
          <w:tcPr>
            <w:tcW w:w="0" w:type="auto"/>
          </w:tcPr>
          <w:p w14:paraId="44573672" w14:textId="77777777" w:rsidR="002B39CF" w:rsidRDefault="00000000">
            <w:pPr>
              <w:pStyle w:val="CaptionedFigure"/>
              <w:jc w:val="center"/>
            </w:pPr>
            <w:r>
              <w:rPr>
                <w:noProof/>
              </w:rPr>
              <w:lastRenderedPageBreak/>
              <w:drawing>
                <wp:inline distT="0" distB="0" distL="0" distR="0" wp14:anchorId="71201068" wp14:editId="76224D41">
                  <wp:extent cx="2667000" cy="4024808"/>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home/chery/Documents/thesis/build/media/assets/photos/reactor/reator-limp-seco-24-8.jpg"/>
                          <pic:cNvPicPr>
                            <a:picLocks noChangeAspect="1" noChangeArrowheads="1"/>
                          </pic:cNvPicPr>
                        </pic:nvPicPr>
                        <pic:blipFill>
                          <a:blip r:embed="rId16"/>
                          <a:stretch>
                            <a:fillRect/>
                          </a:stretch>
                        </pic:blipFill>
                        <pic:spPr bwMode="auto">
                          <a:xfrm>
                            <a:off x="0" y="0"/>
                            <a:ext cx="2667000" cy="4024808"/>
                          </a:xfrm>
                          <a:prstGeom prst="rect">
                            <a:avLst/>
                          </a:prstGeom>
                          <a:noFill/>
                          <a:ln w="9525">
                            <a:noFill/>
                            <a:headEnd/>
                            <a:tailEnd/>
                          </a:ln>
                        </pic:spPr>
                      </pic:pic>
                    </a:graphicData>
                  </a:graphic>
                </wp:inline>
              </w:drawing>
            </w:r>
          </w:p>
          <w:p w14:paraId="60D07A25" w14:textId="77777777" w:rsidR="002B39CF" w:rsidRDefault="00000000">
            <w:pPr>
              <w:pStyle w:val="ImageCaption"/>
              <w:jc w:val="center"/>
            </w:pPr>
            <w:r>
              <w:t>Masses inside the dry reactor</w:t>
            </w:r>
          </w:p>
        </w:tc>
        <w:tc>
          <w:tcPr>
            <w:tcW w:w="0" w:type="auto"/>
          </w:tcPr>
          <w:p w14:paraId="38EAC944" w14:textId="77777777" w:rsidR="002B39CF" w:rsidRDefault="00000000">
            <w:pPr>
              <w:pStyle w:val="CaptionedFigure"/>
              <w:jc w:val="center"/>
            </w:pPr>
            <w:r>
              <w:rPr>
                <w:noProof/>
              </w:rPr>
              <w:drawing>
                <wp:inline distT="0" distB="0" distL="0" distR="0" wp14:anchorId="1CFAB0F9" wp14:editId="58640BC2">
                  <wp:extent cx="2133600" cy="3793066"/>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home/chery/Documents/thesis/build/media/assets/photos/reactor/reator-limp-agua-24-8.jpg"/>
                          <pic:cNvPicPr>
                            <a:picLocks noChangeAspect="1" noChangeArrowheads="1"/>
                          </pic:cNvPicPr>
                        </pic:nvPicPr>
                        <pic:blipFill>
                          <a:blip r:embed="rId17"/>
                          <a:stretch>
                            <a:fillRect/>
                          </a:stretch>
                        </pic:blipFill>
                        <pic:spPr bwMode="auto">
                          <a:xfrm>
                            <a:off x="0" y="0"/>
                            <a:ext cx="2133600" cy="3793066"/>
                          </a:xfrm>
                          <a:prstGeom prst="rect">
                            <a:avLst/>
                          </a:prstGeom>
                          <a:noFill/>
                          <a:ln w="9525">
                            <a:noFill/>
                            <a:headEnd/>
                            <a:tailEnd/>
                          </a:ln>
                        </pic:spPr>
                      </pic:pic>
                    </a:graphicData>
                  </a:graphic>
                </wp:inline>
              </w:drawing>
            </w:r>
          </w:p>
          <w:p w14:paraId="2237F7CB" w14:textId="77777777" w:rsidR="002B39CF" w:rsidRDefault="00000000">
            <w:pPr>
              <w:pStyle w:val="ImageCaption"/>
              <w:jc w:val="center"/>
            </w:pPr>
            <w:r>
              <w:t>Masses floating in the reactor</w:t>
            </w:r>
          </w:p>
        </w:tc>
      </w:tr>
    </w:tbl>
    <w:p w14:paraId="59D640AB" w14:textId="77777777" w:rsidR="002B39CF" w:rsidRDefault="00000000">
      <w:pPr>
        <w:pStyle w:val="ImageCaption"/>
      </w:pPr>
      <w:r>
        <w:t>Visual for the masses inside the reactor.</w:t>
      </w:r>
    </w:p>
    <w:p w14:paraId="0B7BD10B" w14:textId="77777777" w:rsidR="002B39CF" w:rsidRDefault="00000000">
      <w:pPr>
        <w:pStyle w:val="Ttulo2"/>
      </w:pPr>
      <w:bookmarkStart w:id="318" w:name="biogas-production-1"/>
      <w:bookmarkEnd w:id="306"/>
      <w:r>
        <w:rPr>
          <w:rStyle w:val="SectionNumber"/>
        </w:rPr>
        <w:t>5.2</w:t>
      </w:r>
      <w:r>
        <w:tab/>
        <w:t>Biogas Production</w:t>
      </w:r>
    </w:p>
    <w:p w14:paraId="280F3C35" w14:textId="7A19D44B" w:rsidR="002B39CF" w:rsidRDefault="00000000">
      <w:pPr>
        <w:pStyle w:val="FirstParagraph"/>
      </w:pPr>
      <w:r>
        <w:t xml:space="preserve">Biogas production was </w:t>
      </w:r>
      <w:ins w:id="319" w:author="Ramiro Martins" w:date="2026-10-12T14:54:00Z" w16du:dateUtc="2026-10-12T13:54:00Z">
        <w:r w:rsidR="000F6C27">
          <w:t>continuously monitored</w:t>
        </w:r>
      </w:ins>
      <w:del w:id="320" w:author="Ramiro Martins" w:date="2026-10-12T14:54:00Z" w16du:dateUtc="2026-10-12T13:54:00Z">
        <w:r w:rsidDel="000F6C27">
          <w:delText>monitored continuously</w:delText>
        </w:r>
      </w:del>
      <w:r>
        <w:t xml:space="preserve"> using AMPTS II, which recorded both the cumulative volume of CH4 produced and the instantaneous flow rate. The entire experimental period is summarised in Fig. 5.3 and Fig. 5.4. To facilitate interpretation, the data </w:t>
      </w:r>
      <w:ins w:id="321" w:author="Ramiro Martins" w:date="2026-10-12T14:54:00Z" w16du:dateUtc="2026-10-12T13:54:00Z">
        <w:r w:rsidR="000F6C27">
          <w:t>were</w:t>
        </w:r>
      </w:ins>
      <w:del w:id="322" w:author="Ramiro Martins" w:date="2026-10-12T14:54:00Z" w16du:dateUtc="2026-10-12T13:54:00Z">
        <w:r w:rsidDel="000F6C27">
          <w:delText>have been</w:delText>
        </w:r>
      </w:del>
      <w:r>
        <w:t xml:space="preserve"> divided into four distinct phases based on the feeding regime: (i) an adaptation phase 5.2.2, (ii) co-digestion of food waste and glycerol 5.2.3, (iii) digestion of crude glycerol 5.2.4, and (iv) a post-feeding period 5.2.5.</w:t>
      </w:r>
    </w:p>
    <w:p w14:paraId="6B859358" w14:textId="77777777" w:rsidR="002B39CF" w:rsidRDefault="00000000">
      <w:pPr>
        <w:pStyle w:val="Ttulo3"/>
      </w:pPr>
      <w:bookmarkStart w:id="323" w:name="overall-production"/>
      <w:r>
        <w:rPr>
          <w:rStyle w:val="SectionNumber"/>
        </w:rPr>
        <w:t>5.2.1</w:t>
      </w:r>
      <w:r>
        <w:tab/>
        <w:t>Overall Production</w:t>
      </w:r>
    </w:p>
    <w:p w14:paraId="7E728BDA" w14:textId="68ED6761" w:rsidR="002B39CF" w:rsidRDefault="00000000">
      <w:pPr>
        <w:pStyle w:val="FirstParagraph"/>
      </w:pPr>
      <w:r>
        <w:t xml:space="preserve">The cumulative CH4 production over the </w:t>
      </w:r>
      <w:ins w:id="324" w:author="Ramiro Martins" w:date="2026-10-12T14:54:00Z" w16du:dateUtc="2026-10-12T13:54:00Z">
        <w:r w:rsidR="000F6C27">
          <w:t>entire</w:t>
        </w:r>
      </w:ins>
      <w:del w:id="325" w:author="Ramiro Martins" w:date="2026-10-12T14:54:00Z" w16du:dateUtc="2026-10-12T13:54:00Z">
        <w:r w:rsidDel="000F6C27">
          <w:delText>whole</w:delText>
        </w:r>
      </w:del>
      <w:r>
        <w:t xml:space="preserve"> experiment (Fig. 5.3) </w:t>
      </w:r>
      <w:ins w:id="326" w:author="Ramiro Martins" w:date="2026-10-12T14:54:00Z" w16du:dateUtc="2026-10-12T13:54:00Z">
        <w:r w:rsidR="000F6C27">
          <w:t>showed</w:t>
        </w:r>
      </w:ins>
      <w:del w:id="327" w:author="Ramiro Martins" w:date="2026-10-12T14:54:00Z" w16du:dateUtc="2026-10-12T13:54:00Z">
        <w:r w:rsidDel="000F6C27">
          <w:delText>shows</w:delText>
        </w:r>
      </w:del>
      <w:r>
        <w:t xml:space="preserve"> a continuous increase, indicating that the reactor maintained methanogenic activity throughout the monitored period. The total flow profile (Fig. 5.4) </w:t>
      </w:r>
      <w:ins w:id="328" w:author="Ramiro Martins" w:date="2026-10-12T14:54:00Z" w16du:dateUtc="2026-10-12T13:54:00Z">
        <w:r w:rsidR="000F6C27">
          <w:t>exhibited</w:t>
        </w:r>
      </w:ins>
      <w:del w:id="329" w:author="Ramiro Martins" w:date="2026-10-12T14:54:00Z" w16du:dateUtc="2026-10-12T13:54:00Z">
        <w:r w:rsidDel="000F6C27">
          <w:delText>exhibits</w:delText>
        </w:r>
      </w:del>
      <w:r>
        <w:t xml:space="preserve"> distinct peaks corresp</w:t>
      </w:r>
      <w:ins w:id="330" w:author="Ramiro Martins" w:date="2026-10-12T14:54:00Z" w16du:dateUtc="2026-10-12T13:54:00Z">
        <w:r w:rsidR="000F6C27">
          <w:t xml:space="preserve">onding to the </w:t>
        </w:r>
      </w:ins>
      <w:del w:id="331" w:author="Ramiro Martins" w:date="2026-10-12T14:54:00Z" w16du:dateUtc="2026-10-12T13:54:00Z">
        <w:r w:rsidDel="000F6C27">
          <w:delText xml:space="preserve">onding to </w:delText>
        </w:r>
      </w:del>
      <w:r>
        <w:t xml:space="preserve">daily production of CH4, with variations in amplitude reflecting the different substrate compositions and organic loading rates applied during each phase. An outlier peak </w:t>
      </w:r>
      <w:ins w:id="332" w:author="Ramiro Martins" w:date="2026-10-12T14:54:00Z" w16du:dateUtc="2026-10-12T13:54:00Z">
        <w:r w:rsidR="000F6C27">
          <w:t>was observed on</w:t>
        </w:r>
      </w:ins>
      <w:del w:id="333" w:author="Ramiro Martins" w:date="2026-10-12T14:54:00Z" w16du:dateUtc="2026-10-12T13:54:00Z">
        <w:r w:rsidDel="000F6C27">
          <w:delText>can be seen at</w:delText>
        </w:r>
      </w:del>
      <w:r>
        <w:t xml:space="preserve"> day 53, </w:t>
      </w:r>
      <w:del w:id="334" w:author="Ramiro Martins" w:date="2026-10-12T14:54:00Z" w16du:dateUtc="2026-10-12T13:54:00Z">
        <w:r w:rsidDel="000F6C27">
          <w:delText xml:space="preserve">that was </w:delText>
        </w:r>
      </w:del>
      <w:r>
        <w:t>when the feed was changed from a mixture of FW and C-GL</w:t>
      </w:r>
      <w:del w:id="335" w:author="Ramiro Martins" w:date="2026-10-12T14:54:00Z" w16du:dateUtc="2026-10-12T13:54:00Z">
        <w:r w:rsidDel="000F6C27">
          <w:delText>,</w:delText>
        </w:r>
      </w:del>
      <w:r>
        <w:t xml:space="preserve"> to only C-GL, and due to some instrumental complications, created an anomaly in the graph.</w:t>
      </w:r>
    </w:p>
    <w:p w14:paraId="0B6C3830" w14:textId="77777777" w:rsidR="002B39CF" w:rsidRDefault="00000000">
      <w:pPr>
        <w:pStyle w:val="ImageCaption"/>
      </w:pPr>
      <w:r>
        <w:lastRenderedPageBreak/>
        <w:t>Cumulative volume of Nm L</w:t>
      </w:r>
    </w:p>
    <w:p w14:paraId="51B44501" w14:textId="77777777" w:rsidR="002B39CF" w:rsidRDefault="00000000">
      <w:pPr>
        <w:pStyle w:val="ImageCaption"/>
      </w:pPr>
      <w:r>
        <w:t>Volume flow of Nm L /d</w:t>
      </w:r>
    </w:p>
    <w:p w14:paraId="0BC820B7" w14:textId="77777777" w:rsidR="002B39CF" w:rsidRDefault="00000000">
      <w:pPr>
        <w:pStyle w:val="Ttulo3"/>
      </w:pPr>
      <w:bookmarkStart w:id="336" w:name="adaptation-phase"/>
      <w:bookmarkEnd w:id="323"/>
      <w:r>
        <w:rPr>
          <w:rStyle w:val="SectionNumber"/>
        </w:rPr>
        <w:t>5.2.2</w:t>
      </w:r>
      <w:r>
        <w:tab/>
        <w:t>Adaptation Phase</w:t>
      </w:r>
    </w:p>
    <w:p w14:paraId="179BCECB" w14:textId="22ACAACB" w:rsidR="002B39CF" w:rsidRDefault="00000000">
      <w:pPr>
        <w:pStyle w:val="FirstParagraph"/>
      </w:pPr>
      <w:r>
        <w:t>During the initial adaptation phase, biogas production was relatively low (Fig. 5.5 and Fig. 5.6). This lag period is normal for anaerobi</w:t>
      </w:r>
      <w:ins w:id="337" w:author="Ramiro Martins" w:date="2026-10-12T14:55:00Z" w16du:dateUtc="2026-10-12T13:55:00Z">
        <w:r w:rsidR="000F6C27">
          <w:t>c reactors,</w:t>
        </w:r>
      </w:ins>
      <w:del w:id="338" w:author="Ramiro Martins" w:date="2026-10-12T14:55:00Z" w16du:dateUtc="2026-10-12T13:55:00Z">
        <w:r w:rsidDel="000F6C27">
          <w:delText>c reactors</w:delText>
        </w:r>
      </w:del>
      <w:r>
        <w:t xml:space="preserve"> as the microbial community adjusts to the new substrate and operating conditions. The small but measurable CH4 flow confirmed the viability of the inoculum, and the gradual increase in flow suggested the onset of exponential growth of the microorganisms.</w:t>
      </w:r>
    </w:p>
    <w:p w14:paraId="4F591212" w14:textId="3F591513" w:rsidR="002B39CF" w:rsidRDefault="00000000">
      <w:pPr>
        <w:pStyle w:val="Corpodetexto"/>
      </w:pPr>
      <w:r>
        <w:t xml:space="preserve">The spikes seen on </w:t>
      </w:r>
      <w:del w:id="339" w:author="Ramiro Martins" w:date="2026-10-12T14:55:00Z" w16du:dateUtc="2026-10-12T13:55:00Z">
        <w:r w:rsidDel="000F6C27">
          <w:delText xml:space="preserve">the </w:delText>
        </w:r>
      </w:del>
      <w:r>
        <w:t xml:space="preserve">days 8 and 10 (Fig. 5.6) probably </w:t>
      </w:r>
      <w:ins w:id="340" w:author="Ramiro Martins" w:date="2026-10-12T14:55:00Z" w16du:dateUtc="2026-10-12T13:55:00Z">
        <w:r w:rsidR="000F6C27">
          <w:t>occurred due to</w:t>
        </w:r>
      </w:ins>
      <w:del w:id="341" w:author="Ramiro Martins" w:date="2026-10-12T14:55:00Z" w16du:dateUtc="2026-10-12T13:55:00Z">
        <w:r w:rsidDel="000F6C27">
          <w:delText>happened by</w:delText>
        </w:r>
      </w:del>
      <w:r>
        <w:t xml:space="preserve"> the first addition of C-GL to the feed.</w:t>
      </w:r>
    </w:p>
    <w:p w14:paraId="27170B97" w14:textId="77777777" w:rsidR="002B39CF" w:rsidRDefault="00000000">
      <w:pPr>
        <w:pStyle w:val="ImageCaption"/>
      </w:pPr>
      <w:r>
        <w:t>Cumulative volume of Nm L (Adaptation Phase)</w:t>
      </w:r>
    </w:p>
    <w:p w14:paraId="3A246B89" w14:textId="77777777" w:rsidR="002B39CF" w:rsidRDefault="00000000">
      <w:pPr>
        <w:pStyle w:val="ImageCaption"/>
      </w:pPr>
      <w:r>
        <w:t>Volume flow of Nm L /d (Adaptation Phase)</w:t>
      </w:r>
    </w:p>
    <w:p w14:paraId="223E2BC8" w14:textId="77777777" w:rsidR="002B39CF" w:rsidRDefault="00000000">
      <w:pPr>
        <w:pStyle w:val="Ttulo3"/>
      </w:pPr>
      <w:bookmarkStart w:id="342" w:name="Xec6fc0b5788cb629bae6a7efb8fe9f449b815ff"/>
      <w:bookmarkEnd w:id="336"/>
      <w:r>
        <w:rPr>
          <w:rStyle w:val="SectionNumber"/>
        </w:rPr>
        <w:t>5.2.3</w:t>
      </w:r>
      <w:r>
        <w:tab/>
        <w:t>Co-digestion of Food Waste and Crude Glycerol</w:t>
      </w:r>
    </w:p>
    <w:p w14:paraId="4622564C" w14:textId="3363F244" w:rsidR="002B39CF" w:rsidRDefault="00000000">
      <w:pPr>
        <w:pStyle w:val="FirstParagraph"/>
      </w:pPr>
      <w:r>
        <w:t xml:space="preserve">When the reactor was fed with a mixture of FW and C-GL, a marked increase in biogas production was observed (Fig. 5.7 and Fig. 5.8). The cumulative CH4 volume </w:t>
      </w:r>
      <w:ins w:id="343" w:author="Ramiro Martins" w:date="2026-10-12T14:55:00Z" w16du:dateUtc="2026-10-12T13:55:00Z">
        <w:r w:rsidR="000F6C27">
          <w:t>increased sharply</w:t>
        </w:r>
      </w:ins>
      <w:del w:id="344" w:author="Ramiro Martins" w:date="2026-10-12T14:55:00Z" w16du:dateUtc="2026-10-12T13:55:00Z">
        <w:r w:rsidDel="000F6C27">
          <w:delText>rose steeply</w:delText>
        </w:r>
      </w:del>
      <w:r>
        <w:t>, and the flow rate showed pronounced spikes immediately after each feeding event (Fig. 5.9). These spikes are typical of readily degradable substrates, which are quickly hydrolysed and converted to VFA and subsequently to CH4. The average flow rate during this phase was hi</w:t>
      </w:r>
      <w:ins w:id="345" w:author="Ramiro Martins" w:date="2026-10-12T14:55:00Z" w16du:dateUtc="2026-10-12T13:55:00Z">
        <w:r w:rsidR="000F6C27">
          <w:t xml:space="preserve">gher than that </w:t>
        </w:r>
      </w:ins>
      <w:del w:id="346" w:author="Ramiro Martins" w:date="2026-10-12T14:55:00Z" w16du:dateUtc="2026-10-12T13:55:00Z">
        <w:r w:rsidDel="000F6C27">
          <w:delText xml:space="preserve">gher than </w:delText>
        </w:r>
      </w:del>
      <w:r>
        <w:t>in any other phase, indicating that the co-digestion of FW and C-GL provided a balanced nutrient supply and avoided the inhibition often associated with high GL concentrations alone.</w:t>
      </w:r>
    </w:p>
    <w:p w14:paraId="2E5575C1" w14:textId="77777777" w:rsidR="002B39CF" w:rsidRDefault="00000000">
      <w:pPr>
        <w:pStyle w:val="ImageCaption"/>
      </w:pPr>
      <w:r>
        <w:t>Cumulative volume of Nm L (co-digestion of food waste and crude glycerol)</w:t>
      </w:r>
    </w:p>
    <w:p w14:paraId="1F934648" w14:textId="77777777" w:rsidR="002B39CF" w:rsidRDefault="00000000">
      <w:pPr>
        <w:pStyle w:val="ImageCaption"/>
      </w:pPr>
      <w:r>
        <w:t>Volume flow of Nm L /d (co-digestion of food waste and crude glycerol)</w:t>
      </w:r>
    </w:p>
    <w:p w14:paraId="6FFBF179" w14:textId="77777777" w:rsidR="002B39CF" w:rsidRDefault="00000000">
      <w:pPr>
        <w:pStyle w:val="ImageCaption"/>
      </w:pPr>
      <w:r>
        <w:t>Volume flow of Nm L /h (co-digestion of food waste and crude glycerol)</w:t>
      </w:r>
    </w:p>
    <w:p w14:paraId="2F6BAD70" w14:textId="77777777" w:rsidR="002B39CF" w:rsidRDefault="00000000">
      <w:pPr>
        <w:pStyle w:val="Ttulo3"/>
      </w:pPr>
      <w:bookmarkStart w:id="347" w:name="digestion-of-crude-glycerol"/>
      <w:bookmarkEnd w:id="342"/>
      <w:r>
        <w:rPr>
          <w:rStyle w:val="SectionNumber"/>
        </w:rPr>
        <w:t>5.2.4</w:t>
      </w:r>
      <w:r>
        <w:tab/>
        <w:t>Digestion of Crude Glycerol</w:t>
      </w:r>
    </w:p>
    <w:p w14:paraId="50E96C8A" w14:textId="77777777" w:rsidR="002B39CF" w:rsidRDefault="00000000">
      <w:pPr>
        <w:pStyle w:val="FirstParagraph"/>
      </w:pPr>
      <w:r>
        <w:t>When the feed was changed to C-GL alone, biogas production decreased (Fig. 5.10 and Fig. 5.11). Although spikes in the flow were still observed after feeding (Fig. 5.12), their magnitude was smaller than during the co-digestion phase, and the cumulative CH4 volume plateaued more quickly. Several factors may explain this lower performance:</w:t>
      </w:r>
    </w:p>
    <w:p w14:paraId="25F5D595" w14:textId="0F14D8E6" w:rsidR="002B39CF" w:rsidRDefault="00000000">
      <w:pPr>
        <w:numPr>
          <w:ilvl w:val="0"/>
          <w:numId w:val="3"/>
        </w:numPr>
      </w:pPr>
      <w:r>
        <w:t>The GL could have been transformed too fast or too slow</w:t>
      </w:r>
      <w:del w:id="348" w:author="Ramiro Martins" w:date="2026-10-12T14:55:00Z" w16du:dateUtc="2026-10-12T13:55:00Z">
        <w:r w:rsidDel="000F6C27">
          <w:delText>,</w:delText>
        </w:r>
      </w:del>
      <w:r>
        <w:t xml:space="preserve"> to maintain a concentration of intermediate products.</w:t>
      </w:r>
    </w:p>
    <w:p w14:paraId="630F7ABC" w14:textId="77777777" w:rsidR="002B39CF" w:rsidRDefault="00000000">
      <w:pPr>
        <w:numPr>
          <w:ilvl w:val="0"/>
          <w:numId w:val="3"/>
        </w:numPr>
      </w:pPr>
      <w:r>
        <w:t xml:space="preserve">The dilution rate of </w:t>
      </w:r>
      <m:oMath>
        <m:f>
          <m:fPr>
            <m:ctrlPr>
              <w:rPr>
                <w:rFonts w:ascii="Cambria Math" w:hAnsi="Cambria Math"/>
              </w:rPr>
            </m:ctrlPr>
          </m:fPr>
          <m:num>
            <m:r>
              <w:rPr>
                <w:rFonts w:ascii="Cambria Math" w:hAnsi="Cambria Math"/>
              </w:rPr>
              <m:t>1</m:t>
            </m:r>
          </m:num>
          <m:den>
            <m:r>
              <w:rPr>
                <w:rFonts w:ascii="Cambria Math" w:hAnsi="Cambria Math"/>
              </w:rPr>
              <m:t>30</m:t>
            </m:r>
          </m:den>
        </m:f>
        <m:r>
          <w:rPr>
            <w:rFonts w:ascii="Cambria Math" w:hAnsi="Cambria Math"/>
          </w:rPr>
          <m:t> </m:t>
        </m:r>
        <m:r>
          <m:rPr>
            <m:sty m:val="p"/>
          </m:rPr>
          <w:rPr>
            <w:rFonts w:ascii="Cambria Math" w:hAnsi="Cambria Math"/>
          </w:rPr>
          <m:t>/</m:t>
        </m:r>
        <m:r>
          <w:rPr>
            <w:rFonts w:ascii="Cambria Math" w:hAnsi="Cambria Math"/>
          </w:rPr>
          <m:t>d</m:t>
        </m:r>
      </m:oMath>
      <w:r>
        <w:t xml:space="preserve"> may have been insufficient to wash out inhibitory by-products or to maintain a stable population of glycerol fermenting bacteria.</w:t>
      </w:r>
    </w:p>
    <w:p w14:paraId="63E474AF" w14:textId="6A98A1EA" w:rsidR="002B39CF" w:rsidRDefault="00000000">
      <w:pPr>
        <w:numPr>
          <w:ilvl w:val="0"/>
          <w:numId w:val="3"/>
        </w:numPr>
      </w:pPr>
      <w:r>
        <w:lastRenderedPageBreak/>
        <w:t>The appearance of fungal masses towards the end of this phase could have further stressed the anaerobic community by competing for substrate or introducing toxic metabolites. The fungal masses could have helped digest more complex sugars</w:t>
      </w:r>
      <w:ins w:id="349" w:author="Ramiro Martins" w:date="2026-10-12T14:56:00Z" w16du:dateUtc="2026-10-12T13:56:00Z">
        <w:r w:rsidR="000F6C27">
          <w:t>; therefore,</w:t>
        </w:r>
      </w:ins>
      <w:del w:id="350" w:author="Ramiro Martins" w:date="2026-10-12T14:56:00Z" w16du:dateUtc="2026-10-12T13:56:00Z">
        <w:r w:rsidDel="000F6C27">
          <w:delText>, so</w:delText>
        </w:r>
      </w:del>
      <w:r>
        <w:t xml:space="preserve"> without a more thorough investigation of what it was, it </w:t>
      </w:r>
      <w:ins w:id="351" w:author="Ramiro Martins" w:date="2026-10-12T14:56:00Z" w16du:dateUtc="2026-10-12T13:56:00Z">
        <w:r w:rsidR="000F6C27">
          <w:t>can not</w:t>
        </w:r>
      </w:ins>
      <w:del w:id="352" w:author="Ramiro Martins" w:date="2026-10-12T14:56:00Z" w16du:dateUtc="2026-10-12T13:56:00Z">
        <w:r w:rsidDel="000F6C27">
          <w:delText>can’t</w:delText>
        </w:r>
      </w:del>
      <w:ins w:id="353" w:author="Ramiro Martins" w:date="2026-10-12T14:56:00Z" w16du:dateUtc="2026-10-12T13:56:00Z">
        <w:r w:rsidR="000F6C27">
          <w:t xml:space="preserve"> be said that </w:t>
        </w:r>
      </w:ins>
      <w:del w:id="354" w:author="Ramiro Martins" w:date="2026-10-12T14:56:00Z" w16du:dateUtc="2026-10-12T13:56:00Z">
        <w:r w:rsidDel="000F6C27">
          <w:delText xml:space="preserve"> be said </w:delText>
        </w:r>
      </w:del>
      <w:r>
        <w:t xml:space="preserve">it </w:t>
      </w:r>
      <w:ins w:id="355" w:author="Ramiro Martins" w:date="2026-10-12T14:56:00Z" w16du:dateUtc="2026-10-12T13:56:00Z">
        <w:r w:rsidR="000F6C27">
          <w:t>did not</w:t>
        </w:r>
      </w:ins>
      <w:del w:id="356" w:author="Ramiro Martins" w:date="2026-10-12T14:56:00Z" w16du:dateUtc="2026-10-12T13:56:00Z">
        <w:r w:rsidDel="000F6C27">
          <w:delText>didn’t</w:delText>
        </w:r>
      </w:del>
      <w:r>
        <w:t xml:space="preserve"> help the AD system.</w:t>
      </w:r>
    </w:p>
    <w:p w14:paraId="4E5D371D" w14:textId="0CE1BCD1" w:rsidR="002B39CF" w:rsidRDefault="00000000">
      <w:pPr>
        <w:pStyle w:val="FirstParagraph"/>
      </w:pPr>
      <w:r>
        <w:t xml:space="preserve">For </w:t>
      </w:r>
      <w:ins w:id="357" w:author="Ramiro Martins" w:date="2026-10-12T14:56:00Z" w16du:dateUtc="2026-10-12T13:56:00Z">
        <w:r w:rsidR="000F6C27">
          <w:t>these</w:t>
        </w:r>
      </w:ins>
      <w:del w:id="358" w:author="Ramiro Martins" w:date="2026-10-12T14:56:00Z" w16du:dateUtc="2026-10-12T13:56:00Z">
        <w:r w:rsidDel="000F6C27">
          <w:delText>those</w:delText>
        </w:r>
      </w:del>
      <w:r>
        <w:t xml:space="preserve"> factors, this phase can not be considered </w:t>
      </w:r>
      <w:del w:id="359" w:author="Ramiro Martins" w:date="2026-10-12T14:56:00Z" w16du:dateUtc="2026-10-12T13:56:00Z">
        <w:r w:rsidDel="000F6C27">
          <w:delText xml:space="preserve">proven </w:delText>
        </w:r>
      </w:del>
      <w:r>
        <w:t>worse than the co-digestion phase. If the experimental phases were performed in reverse, it is possible that we would have seen a reverse on the results too, were the phase with only C-GL would have a bigger production than the co-digestion of FW and C-GL.</w:t>
      </w:r>
    </w:p>
    <w:p w14:paraId="69182FB2" w14:textId="77777777" w:rsidR="002B39CF" w:rsidRDefault="00000000">
      <w:pPr>
        <w:pStyle w:val="ImageCaption"/>
      </w:pPr>
      <w:r>
        <w:t>Cumulative volume of Nm L (Anaerobic digestion of crude glycerol)</w:t>
      </w:r>
    </w:p>
    <w:p w14:paraId="5FEAA989" w14:textId="77777777" w:rsidR="002B39CF" w:rsidRDefault="00000000">
      <w:pPr>
        <w:pStyle w:val="ImageCaption"/>
      </w:pPr>
      <w:r>
        <w:t>Volume flow of Nm L /d (Anaerobic digestion of crude glycerol)</w:t>
      </w:r>
    </w:p>
    <w:p w14:paraId="4876DFDC" w14:textId="77777777" w:rsidR="002B39CF" w:rsidRDefault="00000000">
      <w:pPr>
        <w:pStyle w:val="ImageCaption"/>
      </w:pPr>
      <w:r>
        <w:t>Volume flow of Nm L /h (Anaerobic digestion of crude glycerol)</w:t>
      </w:r>
    </w:p>
    <w:p w14:paraId="1376D4C4" w14:textId="77777777" w:rsidR="002B39CF" w:rsidRDefault="00000000">
      <w:pPr>
        <w:pStyle w:val="Ttulo3"/>
      </w:pPr>
      <w:bookmarkStart w:id="360" w:name="post-feeding-period"/>
      <w:bookmarkEnd w:id="347"/>
      <w:r>
        <w:rPr>
          <w:rStyle w:val="SectionNumber"/>
        </w:rPr>
        <w:t>5.2.5</w:t>
      </w:r>
      <w:r>
        <w:tab/>
        <w:t>Post-feeding Period</w:t>
      </w:r>
    </w:p>
    <w:p w14:paraId="50CD0E83" w14:textId="22C77777" w:rsidR="002B39CF" w:rsidRDefault="00000000">
      <w:pPr>
        <w:pStyle w:val="FirstParagraph"/>
      </w:pPr>
      <w:r>
        <w:t>During the final two weeks, no fresh substrate was added to the reactor</w:t>
      </w:r>
      <w:ins w:id="361" w:author="Ramiro Martins" w:date="2026-10-12T14:56:00Z" w16du:dateUtc="2026-10-12T13:56:00Z">
        <w:r w:rsidR="000F6C27">
          <w:t>;</w:t>
        </w:r>
      </w:ins>
      <w:del w:id="362" w:author="Ramiro Martins" w:date="2026-10-12T14:56:00Z" w16du:dateUtc="2026-10-12T13:56:00Z">
        <w:r w:rsidDel="000F6C27">
          <w:delText>,</w:delText>
        </w:r>
      </w:del>
      <w:r>
        <w:t xml:space="preserve"> it </w:t>
      </w:r>
      <w:ins w:id="363" w:author="Ramiro Martins" w:date="2026-10-12T14:56:00Z" w16du:dateUtc="2026-10-12T13:56:00Z">
        <w:r w:rsidR="000F6C27">
          <w:t>only</w:t>
        </w:r>
      </w:ins>
      <w:del w:id="364" w:author="Ramiro Martins" w:date="2026-10-12T14:56:00Z" w16du:dateUtc="2026-10-12T13:56:00Z">
        <w:r w:rsidDel="000F6C27">
          <w:delText>just</w:delText>
        </w:r>
      </w:del>
      <w:r>
        <w:t xml:space="preserve"> had some residual substrate from the C-GL only phase for a week. Nevertheless, a small residual biogas production was recorded (Fig. 5.13 and Fig. 5.14). This production can be attributed to the slow degradation of accumulated organic matter and microbial decay products. The flow rate declined gradually, confirming that the reactor was no longer being actively fed and that the remaining substrate was limited.</w:t>
      </w:r>
    </w:p>
    <w:p w14:paraId="65B290FA" w14:textId="77777777" w:rsidR="002B39CF" w:rsidRDefault="00000000">
      <w:pPr>
        <w:pStyle w:val="ImageCaption"/>
      </w:pPr>
      <w:r>
        <w:t>Cumulative volume of Nm L (Post-feeding period)</w:t>
      </w:r>
    </w:p>
    <w:p w14:paraId="0E70BB69" w14:textId="77777777" w:rsidR="002B39CF" w:rsidRDefault="00000000">
      <w:pPr>
        <w:pStyle w:val="ImageCaption"/>
      </w:pPr>
      <w:r>
        <w:t>Volume flow of Nm L /d (Post-feeding period)</w:t>
      </w:r>
    </w:p>
    <w:p w14:paraId="15D276E6" w14:textId="77777777" w:rsidR="002B39CF" w:rsidRDefault="00000000">
      <w:pPr>
        <w:pStyle w:val="Ttulo3"/>
      </w:pPr>
      <w:bookmarkStart w:id="365" w:name="alkalinity-and-volatile-fatty-acids"/>
      <w:bookmarkEnd w:id="360"/>
      <w:r>
        <w:rPr>
          <w:rStyle w:val="SectionNumber"/>
        </w:rPr>
        <w:t>5.2.6</w:t>
      </w:r>
      <w:r>
        <w:tab/>
        <w:t>Alkalinity and Volatile Fatty Acids</w:t>
      </w:r>
    </w:p>
    <w:p w14:paraId="46282188" w14:textId="014812F1" w:rsidR="002B39CF" w:rsidRDefault="000F6C27">
      <w:pPr>
        <w:pStyle w:val="FirstParagraph"/>
      </w:pPr>
      <w:ins w:id="366" w:author="Ramiro Martins" w:date="2026-10-12T14:56:00Z" w16du:dateUtc="2026-10-12T13:56:00Z">
        <w:r>
          <w:t>Total</w:t>
        </w:r>
      </w:ins>
      <w:del w:id="367" w:author="Ramiro Martins" w:date="2026-10-12T14:56:00Z" w16du:dateUtc="2026-10-12T13:56:00Z">
        <w:r w:rsidR="00000000" w:rsidDel="000F6C27">
          <w:delText>The total</w:delText>
        </w:r>
      </w:del>
      <w:r w:rsidR="00000000">
        <w:t xml:space="preserve"> Alk and VFA concentrations were monitored throughout the experiment to assess process stability. The results are shown in Fig. 5.15. Initially, both Alk and VFA were low, reflecting the early adaptation phase before buffer addition. After the manual introduction of KHCO3, Alk increased sharply to values above 7000 m g Ca CO3 /L and remained relatively high until close to the end. This high Alk was maintained by the addition of bicarbonate to the feed, which helped to counteract the acidity produced during the degradation of the substrate.</w:t>
      </w:r>
    </w:p>
    <w:p w14:paraId="0C9B3F4B" w14:textId="114912EF" w:rsidR="002B39CF" w:rsidRDefault="00000000">
      <w:pPr>
        <w:pStyle w:val="Corpodetexto"/>
      </w:pPr>
      <w:r>
        <w:t xml:space="preserve">Volatile fatty acid concentrations also increased after the start of feeding, reaching values between 3000–5000 m g CH3COOH /L. Such high VFA levels are often associated with process imbalance, as they can inhibit methanogenesis. However, the high Alk provided a strong buffering capacity, and the pH remained above 6.5 for most of the experiment. With </w:t>
      </w:r>
      <w:del w:id="368" w:author="Ramiro Martins" w:date="2026-10-12T14:56:00Z" w16du:dateUtc="2026-10-12T13:56:00Z">
        <w:r w:rsidDel="000F6C27">
          <w:delText xml:space="preserve">the </w:delText>
        </w:r>
      </w:del>
      <w:r>
        <w:t>co-digestion, the pH fell pro</w:t>
      </w:r>
      <w:ins w:id="369" w:author="Ramiro Martins" w:date="2026-10-12T14:56:00Z" w16du:dateUtc="2026-10-12T13:56:00Z">
        <w:r w:rsidR="000F6C27">
          <w:t>gressively,</w:t>
        </w:r>
      </w:ins>
      <w:del w:id="370" w:author="Ramiro Martins" w:date="2026-10-12T14:56:00Z" w16du:dateUtc="2026-10-12T13:56:00Z">
        <w:r w:rsidDel="000F6C27">
          <w:delText>gressively</w:delText>
        </w:r>
      </w:del>
      <w:r>
        <w:t xml:space="preserve"> and with C-GL only, the pH increased progressively. The vfa/alk is a more reliable indicator of instability than pH. In this experiment, the ratio fluctuated between 0.3–1.2. While using the co-digestion feed, a ratio around 0.8–1.0 had the highest production.</w:t>
      </w:r>
    </w:p>
    <w:p w14:paraId="3AD7CE67" w14:textId="77777777" w:rsidR="002B39CF" w:rsidRDefault="00000000">
      <w:pPr>
        <w:pStyle w:val="ImageCaption"/>
      </w:pPr>
      <w:r>
        <w:lastRenderedPageBreak/>
        <w:t>Alkalinity &amp; volatile fatty acid comparison graph</w:t>
      </w:r>
    </w:p>
    <w:p w14:paraId="04161B11" w14:textId="77777777" w:rsidR="002B39CF" w:rsidRDefault="00000000">
      <w:pPr>
        <w:pStyle w:val="ImageCaption"/>
      </w:pPr>
      <w:r>
        <w:t>pH &amp; comparison graph</w:t>
      </w:r>
    </w:p>
    <w:p w14:paraId="5F18FFE4" w14:textId="77777777" w:rsidR="002B39CF" w:rsidRDefault="00000000">
      <w:pPr>
        <w:pStyle w:val="Ttulo1"/>
      </w:pPr>
      <w:bookmarkStart w:id="371" w:name="discussion"/>
      <w:bookmarkEnd w:id="305"/>
      <w:bookmarkEnd w:id="318"/>
      <w:bookmarkEnd w:id="365"/>
      <w:r>
        <w:rPr>
          <w:rStyle w:val="SectionNumber"/>
        </w:rPr>
        <w:t>6</w:t>
      </w:r>
      <w:r>
        <w:tab/>
        <w:t>Discussion</w:t>
      </w:r>
    </w:p>
    <w:p w14:paraId="5D1DA7D1" w14:textId="539B3E7C" w:rsidR="002B39CF" w:rsidRDefault="00000000">
      <w:pPr>
        <w:pStyle w:val="FirstParagraph"/>
      </w:pPr>
      <w:r>
        <w:t xml:space="preserve">The CH4 yield data obtained throughout the experimental period </w:t>
      </w:r>
      <w:ins w:id="372" w:author="Ramiro Martins" w:date="2026-10-12T14:57:00Z" w16du:dateUtc="2026-10-12T13:57:00Z">
        <w:r w:rsidR="000F6C27">
          <w:t>are</w:t>
        </w:r>
      </w:ins>
      <w:del w:id="373" w:author="Ramiro Martins" w:date="2026-10-12T14:57:00Z" w16du:dateUtc="2026-10-12T13:57:00Z">
        <w:r w:rsidDel="000F6C27">
          <w:delText>is</w:delText>
        </w:r>
      </w:del>
      <w:r>
        <w:t xml:space="preserve"> summarised in Table 6.1, which reports the cumulative CH4 production, specific yield, and volumetric productivity for each of the four operational phases. The cumulative specific CH4 yield </w:t>
      </w:r>
      <w:ins w:id="374" w:author="Ramiro Martins" w:date="2026-10-12T14:57:00Z" w16du:dateUtc="2026-10-12T13:57:00Z">
        <w:r w:rsidR="000F6C27">
          <w:t>was</w:t>
        </w:r>
      </w:ins>
      <w:del w:id="375" w:author="Ramiro Martins" w:date="2026-10-12T14:57:00Z" w16du:dateUtc="2026-10-12T13:57:00Z">
        <w:r w:rsidDel="000F6C27">
          <w:delText>is</w:delText>
        </w:r>
      </w:del>
      <w:r>
        <w:t xml:space="preserve"> calculated using Eq. 6.4, </w:t>
      </w:r>
      <w:ins w:id="376" w:author="Ramiro Martins" w:date="2026-10-12T14:57:00Z" w16du:dateUtc="2026-10-12T13:57:00Z">
        <w:r w:rsidR="000F6C27">
          <w:t>whereas</w:t>
        </w:r>
      </w:ins>
      <w:del w:id="377" w:author="Ramiro Martins" w:date="2026-10-12T14:57:00Z" w16du:dateUtc="2026-10-12T13:57:00Z">
        <w:r w:rsidDel="000F6C27">
          <w:delText>while</w:delText>
        </w:r>
      </w:del>
      <w:r>
        <w:t xml:space="preserve"> the daily specific CH4 production rate </w:t>
      </w:r>
      <w:ins w:id="378" w:author="Ramiro Martins" w:date="2026-10-12T14:57:00Z" w16du:dateUtc="2026-10-12T13:57:00Z">
        <w:r w:rsidR="000F6C27">
          <w:t>was</w:t>
        </w:r>
      </w:ins>
      <w:del w:id="379" w:author="Ramiro Martins" w:date="2026-10-12T14:57:00Z" w16du:dateUtc="2026-10-12T13:57:00Z">
        <w:r w:rsidDel="000F6C27">
          <w:delText>is</w:delText>
        </w:r>
      </w:del>
      <w:r>
        <w:t xml:space="preserve"> obtained </w:t>
      </w:r>
      <w:ins w:id="380" w:author="Ramiro Martins" w:date="2026-10-12T14:57:00Z" w16du:dateUtc="2026-10-12T13:57:00Z">
        <w:r w:rsidR="000F6C27">
          <w:t>using</w:t>
        </w:r>
      </w:ins>
      <w:del w:id="381" w:author="Ramiro Martins" w:date="2026-10-12T14:57:00Z" w16du:dateUtc="2026-10-12T13:57:00Z">
        <w:r w:rsidDel="000F6C27">
          <w:delText>from</w:delText>
        </w:r>
      </w:del>
      <w:r>
        <w:t xml:space="preserve"> Eq. 6.5. The volumetric productivity </w:t>
      </w:r>
      <w:ins w:id="382" w:author="Ramiro Martins" w:date="2026-10-12T14:57:00Z" w16du:dateUtc="2026-10-12T13:57:00Z">
        <w:r w:rsidR="000F6C27">
          <w:t>was</w:t>
        </w:r>
      </w:ins>
      <w:del w:id="383" w:author="Ramiro Martins" w:date="2026-10-12T14:57:00Z" w16du:dateUtc="2026-10-12T13:57:00Z">
        <w:r w:rsidDel="000F6C27">
          <w:delText>is</w:delText>
        </w:r>
      </w:del>
      <w:r>
        <w:t xml:space="preserve"> derived from Eq. 6.7, and the </w:t>
      </w:r>
      <w:ins w:id="384" w:author="Ramiro Martins" w:date="2026-10-12T14:57:00Z" w16du:dateUtc="2026-10-12T13:57:00Z">
        <w:r w:rsidR="000F6C27">
          <w:t>phase-averaged</w:t>
        </w:r>
      </w:ins>
      <w:del w:id="385" w:author="Ramiro Martins" w:date="2026-10-12T14:57:00Z" w16du:dateUtc="2026-10-12T13:57:00Z">
        <w:r w:rsidDel="000F6C27">
          <w:delText>phase averaged</w:delText>
        </w:r>
      </w:del>
      <w:r>
        <w:t xml:space="preserve"> values </w:t>
      </w:r>
      <w:ins w:id="386" w:author="Ramiro Martins" w:date="2026-10-12T14:57:00Z" w16du:dateUtc="2026-10-12T13:57:00Z">
        <w:r w:rsidR="000F6C27">
          <w:t>were</w:t>
        </w:r>
      </w:ins>
      <w:del w:id="387" w:author="Ramiro Martins" w:date="2026-10-12T14:57:00Z" w16du:dateUtc="2026-10-12T13:57:00Z">
        <w:r w:rsidDel="000F6C27">
          <w:delText>are</w:delText>
        </w:r>
      </w:del>
      <w:r>
        <w:t xml:space="preserve"> computed using Eq. 6.11 and Eq. 6.12 and Eq. 6.13. The overall yield for the entire experiment is given by Eq. 6.14. These parameters are </w:t>
      </w:r>
      <w:ins w:id="388" w:author="Ramiro Martins" w:date="2026-10-12T14:58:00Z" w16du:dateUtc="2026-10-12T13:58:00Z">
        <w:r w:rsidR="000F6C27">
          <w:t>shown</w:t>
        </w:r>
      </w:ins>
      <w:del w:id="389" w:author="Ramiro Martins" w:date="2026-10-12T14:58:00Z" w16du:dateUtc="2026-10-12T13:58:00Z">
        <w:r w:rsidDel="000F6C27">
          <w:delText>visualised</w:delText>
        </w:r>
      </w:del>
      <w:r>
        <w:t xml:space="preserve"> in Fig. 6.1</w:t>
      </w:r>
      <w:ins w:id="390" w:author="Ramiro Martins" w:date="2026-10-12T14:58:00Z" w16du:dateUtc="2026-10-12T13:58:00Z">
        <w:r w:rsidR="000F6C27">
          <w:t>,</w:t>
        </w:r>
      </w:ins>
      <w:del w:id="391" w:author="Ramiro Martins" w:date="2026-10-12T14:58:00Z" w16du:dateUtc="2026-10-12T13:58:00Z">
        <w:r w:rsidDel="000F6C27">
          <w:delText xml:space="preserve"> and</w:delText>
        </w:r>
      </w:del>
      <w:ins w:id="392" w:author="Ramiro Martins" w:date="2026-10-12T14:58:00Z" w16du:dateUtc="2026-10-12T13:58:00Z">
        <w:r w:rsidR="000F6C27">
          <w:t xml:space="preserve"> Fig. 6.2,</w:t>
        </w:r>
      </w:ins>
      <w:del w:id="393" w:author="Ramiro Martins" w:date="2026-10-12T14:58:00Z" w16du:dateUtc="2026-10-12T13:58:00Z">
        <w:r w:rsidDel="000F6C27">
          <w:delText xml:space="preserve"> Fig. 6.2</w:delText>
        </w:r>
      </w:del>
      <w:r>
        <w:t xml:space="preserve"> and Fig. 6.3, which show the evolution of CH4 yield and OLR across the four phases.</w:t>
      </w:r>
    </w:p>
    <w:tbl>
      <w:tblPr>
        <w:tblStyle w:val="Table"/>
        <w:tblW w:w="0" w:type="auto"/>
        <w:tblLook w:val="0020" w:firstRow="1" w:lastRow="0" w:firstColumn="0" w:lastColumn="0" w:noHBand="0" w:noVBand="0"/>
      </w:tblPr>
      <w:tblGrid>
        <w:gridCol w:w="1449"/>
        <w:gridCol w:w="785"/>
        <w:gridCol w:w="1704"/>
        <w:gridCol w:w="926"/>
        <w:gridCol w:w="1159"/>
        <w:gridCol w:w="1732"/>
        <w:gridCol w:w="1299"/>
      </w:tblGrid>
      <w:tr w:rsidR="002B39CF" w14:paraId="33564A90" w14:textId="77777777" w:rsidTr="002B39CF">
        <w:trPr>
          <w:cnfStyle w:val="100000000000" w:firstRow="1" w:lastRow="0" w:firstColumn="0" w:lastColumn="0" w:oddVBand="0" w:evenVBand="0" w:oddHBand="0" w:evenHBand="0" w:firstRowFirstColumn="0" w:firstRowLastColumn="0" w:lastRowFirstColumn="0" w:lastRowLastColumn="0"/>
          <w:tblHeader/>
        </w:trPr>
        <w:tc>
          <w:tcPr>
            <w:tcW w:w="0" w:type="auto"/>
          </w:tcPr>
          <w:p w14:paraId="55BBDC89" w14:textId="77777777" w:rsidR="002B39CF" w:rsidRDefault="00000000">
            <w:pPr>
              <w:pStyle w:val="Compact"/>
            </w:pPr>
            <w:r>
              <w:t>Phase</w:t>
            </w:r>
          </w:p>
        </w:tc>
        <w:tc>
          <w:tcPr>
            <w:tcW w:w="0" w:type="auto"/>
          </w:tcPr>
          <w:p w14:paraId="230844EB" w14:textId="77777777" w:rsidR="002B39CF" w:rsidRDefault="00000000">
            <w:pPr>
              <w:pStyle w:val="Compact"/>
            </w:pPr>
            <w:r>
              <w:t>Days</w:t>
            </w:r>
          </w:p>
        </w:tc>
        <w:tc>
          <w:tcPr>
            <w:tcW w:w="0" w:type="auto"/>
          </w:tcPr>
          <w:p w14:paraId="0F48BA59" w14:textId="77777777" w:rsidR="002B39CF" w:rsidRDefault="00000000">
            <w:pPr>
              <w:pStyle w:val="Compact"/>
            </w:pPr>
            <w:r>
              <w:t>OLR range (g VS /L /d)</w:t>
            </w:r>
          </w:p>
        </w:tc>
        <w:tc>
          <w:tcPr>
            <w:tcW w:w="0" w:type="auto"/>
          </w:tcPr>
          <w:p w14:paraId="7421AD0A" w14:textId="77777777" w:rsidR="002B39CF" w:rsidRDefault="00000000">
            <w:pPr>
              <w:pStyle w:val="Compact"/>
            </w:pPr>
            <w:r>
              <w:t>VS (g)</w:t>
            </w:r>
          </w:p>
        </w:tc>
        <w:tc>
          <w:tcPr>
            <w:tcW w:w="0" w:type="auto"/>
          </w:tcPr>
          <w:p w14:paraId="4AF84820" w14:textId="77777777" w:rsidR="002B39CF" w:rsidRDefault="00000000">
            <w:pPr>
              <w:pStyle w:val="Compact"/>
            </w:pPr>
            <w:r>
              <w:t>CH4 (Nm L)</w:t>
            </w:r>
          </w:p>
        </w:tc>
        <w:tc>
          <w:tcPr>
            <w:tcW w:w="0" w:type="auto"/>
          </w:tcPr>
          <w:p w14:paraId="31F3D841" w14:textId="77777777" w:rsidR="002B39CF" w:rsidRDefault="00000000">
            <w:pPr>
              <w:pStyle w:val="Compact"/>
            </w:pPr>
            <w:r>
              <w:t>Yield (Nm L /g VS_fed)</w:t>
            </w:r>
          </w:p>
        </w:tc>
        <w:tc>
          <w:tcPr>
            <w:tcW w:w="0" w:type="auto"/>
          </w:tcPr>
          <w:p w14:paraId="72BC0D47" w14:textId="77777777" w:rsidR="002B39CF" w:rsidRDefault="00000000">
            <w:pPr>
              <w:pStyle w:val="Compact"/>
            </w:pPr>
            <w:r>
              <w:t>Rate (L /L_r /d)</w:t>
            </w:r>
          </w:p>
        </w:tc>
      </w:tr>
      <w:tr w:rsidR="002B39CF" w14:paraId="4CE5F2DB" w14:textId="77777777">
        <w:tc>
          <w:tcPr>
            <w:tcW w:w="0" w:type="auto"/>
            <w:gridSpan w:val="7"/>
          </w:tcPr>
          <w:p w14:paraId="10775433" w14:textId="77777777" w:rsidR="002B39CF" w:rsidRDefault="00000000">
            <w:pPr>
              <w:pStyle w:val="Compact"/>
            </w:pPr>
            <w:r>
              <w:rPr>
                <w:i/>
                <w:iCs/>
              </w:rPr>
              <w:t>Table 6.1 continued</w:t>
            </w:r>
          </w:p>
        </w:tc>
      </w:tr>
      <w:tr w:rsidR="002B39CF" w14:paraId="64E298C2" w14:textId="77777777">
        <w:tc>
          <w:tcPr>
            <w:tcW w:w="0" w:type="auto"/>
          </w:tcPr>
          <w:p w14:paraId="2CA29C98" w14:textId="77777777" w:rsidR="002B39CF" w:rsidRDefault="00000000">
            <w:pPr>
              <w:pStyle w:val="Compact"/>
            </w:pPr>
            <w:r>
              <w:t>Phase</w:t>
            </w:r>
          </w:p>
        </w:tc>
        <w:tc>
          <w:tcPr>
            <w:tcW w:w="0" w:type="auto"/>
          </w:tcPr>
          <w:p w14:paraId="755E2F4F" w14:textId="77777777" w:rsidR="002B39CF" w:rsidRDefault="00000000">
            <w:pPr>
              <w:pStyle w:val="Compact"/>
            </w:pPr>
            <w:r>
              <w:t>Days</w:t>
            </w:r>
          </w:p>
        </w:tc>
        <w:tc>
          <w:tcPr>
            <w:tcW w:w="0" w:type="auto"/>
          </w:tcPr>
          <w:p w14:paraId="3949DD77" w14:textId="77777777" w:rsidR="002B39CF" w:rsidRDefault="00000000">
            <w:pPr>
              <w:pStyle w:val="Compact"/>
            </w:pPr>
            <w:r>
              <w:t>OLR range (g VS /L /d)</w:t>
            </w:r>
          </w:p>
        </w:tc>
        <w:tc>
          <w:tcPr>
            <w:tcW w:w="0" w:type="auto"/>
          </w:tcPr>
          <w:p w14:paraId="61C1EA22" w14:textId="77777777" w:rsidR="002B39CF" w:rsidRDefault="00000000">
            <w:pPr>
              <w:pStyle w:val="Compact"/>
            </w:pPr>
            <w:r>
              <w:t>VS (g)</w:t>
            </w:r>
          </w:p>
        </w:tc>
        <w:tc>
          <w:tcPr>
            <w:tcW w:w="0" w:type="auto"/>
          </w:tcPr>
          <w:p w14:paraId="673FF443" w14:textId="77777777" w:rsidR="002B39CF" w:rsidRDefault="00000000">
            <w:pPr>
              <w:pStyle w:val="Compact"/>
            </w:pPr>
            <w:r>
              <w:t>CH4 (Nm L)</w:t>
            </w:r>
          </w:p>
        </w:tc>
        <w:tc>
          <w:tcPr>
            <w:tcW w:w="0" w:type="auto"/>
          </w:tcPr>
          <w:p w14:paraId="1B8AAD59" w14:textId="77777777" w:rsidR="002B39CF" w:rsidRDefault="00000000">
            <w:pPr>
              <w:pStyle w:val="Compact"/>
            </w:pPr>
            <w:r>
              <w:t>Yield (Nm L /g VS_fed)</w:t>
            </w:r>
          </w:p>
        </w:tc>
        <w:tc>
          <w:tcPr>
            <w:tcW w:w="0" w:type="auto"/>
          </w:tcPr>
          <w:p w14:paraId="3228DE3D" w14:textId="77777777" w:rsidR="002B39CF" w:rsidRDefault="00000000">
            <w:pPr>
              <w:pStyle w:val="Compact"/>
            </w:pPr>
            <w:r>
              <w:t>Rate (L /L_r /d)</w:t>
            </w:r>
          </w:p>
        </w:tc>
      </w:tr>
      <w:tr w:rsidR="002B39CF" w14:paraId="588542C0" w14:textId="77777777">
        <w:tc>
          <w:tcPr>
            <w:tcW w:w="0" w:type="auto"/>
          </w:tcPr>
          <w:p w14:paraId="640B3912" w14:textId="77777777" w:rsidR="002B39CF" w:rsidRDefault="00000000">
            <w:pPr>
              <w:pStyle w:val="Compact"/>
            </w:pPr>
            <w:r>
              <w:t>Adaptation</w:t>
            </w:r>
          </w:p>
        </w:tc>
        <w:tc>
          <w:tcPr>
            <w:tcW w:w="0" w:type="auto"/>
          </w:tcPr>
          <w:p w14:paraId="1D994547" w14:textId="77777777" w:rsidR="002B39CF" w:rsidRDefault="00000000">
            <w:pPr>
              <w:pStyle w:val="Compact"/>
            </w:pPr>
            <w:r>
              <w:t>0–24</w:t>
            </w:r>
          </w:p>
        </w:tc>
        <w:tc>
          <w:tcPr>
            <w:tcW w:w="0" w:type="auto"/>
          </w:tcPr>
          <w:p w14:paraId="1C037130" w14:textId="77777777" w:rsidR="002B39CF" w:rsidRDefault="00000000">
            <w:pPr>
              <w:pStyle w:val="Compact"/>
            </w:pPr>
            <w:r>
              <w:t>0.0256–1.5</w:t>
            </w:r>
          </w:p>
        </w:tc>
        <w:tc>
          <w:tcPr>
            <w:tcW w:w="0" w:type="auto"/>
          </w:tcPr>
          <w:p w14:paraId="4B1A0159" w14:textId="77777777" w:rsidR="002B39CF" w:rsidRDefault="00000000">
            <w:pPr>
              <w:pStyle w:val="Compact"/>
            </w:pPr>
            <w:r>
              <w:t>16.628</w:t>
            </w:r>
          </w:p>
        </w:tc>
        <w:tc>
          <w:tcPr>
            <w:tcW w:w="0" w:type="auto"/>
          </w:tcPr>
          <w:p w14:paraId="3FB2950A" w14:textId="77777777" w:rsidR="002B39CF" w:rsidRDefault="00000000">
            <w:pPr>
              <w:pStyle w:val="Compact"/>
            </w:pPr>
            <w:r>
              <w:t>758.9</w:t>
            </w:r>
          </w:p>
        </w:tc>
        <w:tc>
          <w:tcPr>
            <w:tcW w:w="0" w:type="auto"/>
          </w:tcPr>
          <w:p w14:paraId="410C7514" w14:textId="77777777" w:rsidR="002B39CF" w:rsidRDefault="00000000">
            <w:pPr>
              <w:pStyle w:val="Compact"/>
            </w:pPr>
            <w:r>
              <w:t>45.6399</w:t>
            </w:r>
          </w:p>
        </w:tc>
        <w:tc>
          <w:tcPr>
            <w:tcW w:w="0" w:type="auto"/>
          </w:tcPr>
          <w:p w14:paraId="15F44EF1" w14:textId="77777777" w:rsidR="002B39CF" w:rsidRDefault="00000000">
            <w:pPr>
              <w:pStyle w:val="Compact"/>
            </w:pPr>
            <w:r>
              <w:t>0.0304</w:t>
            </w:r>
          </w:p>
        </w:tc>
      </w:tr>
      <w:tr w:rsidR="002B39CF" w14:paraId="13695907" w14:textId="77777777">
        <w:tc>
          <w:tcPr>
            <w:tcW w:w="0" w:type="auto"/>
          </w:tcPr>
          <w:p w14:paraId="0B5E995E" w14:textId="77777777" w:rsidR="002B39CF" w:rsidRDefault="00000000">
            <w:pPr>
              <w:pStyle w:val="Compact"/>
            </w:pPr>
            <w:r>
              <w:t>Co-digestion</w:t>
            </w:r>
          </w:p>
        </w:tc>
        <w:tc>
          <w:tcPr>
            <w:tcW w:w="0" w:type="auto"/>
          </w:tcPr>
          <w:p w14:paraId="472E67EA" w14:textId="77777777" w:rsidR="002B39CF" w:rsidRDefault="00000000">
            <w:pPr>
              <w:pStyle w:val="Compact"/>
            </w:pPr>
            <w:r>
              <w:t>25–52</w:t>
            </w:r>
          </w:p>
        </w:tc>
        <w:tc>
          <w:tcPr>
            <w:tcW w:w="0" w:type="auto"/>
          </w:tcPr>
          <w:p w14:paraId="5A5561C2" w14:textId="77777777" w:rsidR="002B39CF" w:rsidRDefault="00000000">
            <w:pPr>
              <w:pStyle w:val="Compact"/>
            </w:pPr>
            <w:r>
              <w:t>1.4–3.16</w:t>
            </w:r>
          </w:p>
        </w:tc>
        <w:tc>
          <w:tcPr>
            <w:tcW w:w="0" w:type="auto"/>
          </w:tcPr>
          <w:p w14:paraId="189442F2" w14:textId="77777777" w:rsidR="002B39CF" w:rsidRDefault="00000000">
            <w:pPr>
              <w:pStyle w:val="Compact"/>
            </w:pPr>
            <w:r>
              <w:t>63.42</w:t>
            </w:r>
          </w:p>
        </w:tc>
        <w:tc>
          <w:tcPr>
            <w:tcW w:w="0" w:type="auto"/>
          </w:tcPr>
          <w:p w14:paraId="0AD8EDDF" w14:textId="77777777" w:rsidR="002B39CF" w:rsidRDefault="00000000">
            <w:pPr>
              <w:pStyle w:val="Compact"/>
            </w:pPr>
            <w:r>
              <w:t>1249.9</w:t>
            </w:r>
          </w:p>
        </w:tc>
        <w:tc>
          <w:tcPr>
            <w:tcW w:w="0" w:type="auto"/>
          </w:tcPr>
          <w:p w14:paraId="3F2A4114" w14:textId="77777777" w:rsidR="002B39CF" w:rsidRDefault="00000000">
            <w:pPr>
              <w:pStyle w:val="Compact"/>
            </w:pPr>
            <w:r>
              <w:t>19.7083</w:t>
            </w:r>
          </w:p>
        </w:tc>
        <w:tc>
          <w:tcPr>
            <w:tcW w:w="0" w:type="auto"/>
          </w:tcPr>
          <w:p w14:paraId="530F7787" w14:textId="77777777" w:rsidR="002B39CF" w:rsidRDefault="00000000">
            <w:pPr>
              <w:pStyle w:val="Compact"/>
            </w:pPr>
            <w:r>
              <w:t>0.0446</w:t>
            </w:r>
          </w:p>
        </w:tc>
      </w:tr>
      <w:tr w:rsidR="002B39CF" w14:paraId="41D08518" w14:textId="77777777">
        <w:tc>
          <w:tcPr>
            <w:tcW w:w="0" w:type="auto"/>
          </w:tcPr>
          <w:p w14:paraId="4B8912FF" w14:textId="77777777" w:rsidR="002B39CF" w:rsidRDefault="00000000">
            <w:pPr>
              <w:pStyle w:val="Compact"/>
            </w:pPr>
            <w:r>
              <w:t>C-GL only</w:t>
            </w:r>
          </w:p>
        </w:tc>
        <w:tc>
          <w:tcPr>
            <w:tcW w:w="0" w:type="auto"/>
          </w:tcPr>
          <w:p w14:paraId="64AA95FA" w14:textId="77777777" w:rsidR="002B39CF" w:rsidRDefault="00000000">
            <w:pPr>
              <w:pStyle w:val="Compact"/>
            </w:pPr>
            <w:r>
              <w:t>53–81</w:t>
            </w:r>
          </w:p>
        </w:tc>
        <w:tc>
          <w:tcPr>
            <w:tcW w:w="0" w:type="auto"/>
          </w:tcPr>
          <w:p w14:paraId="7F4893C0" w14:textId="77777777" w:rsidR="002B39CF" w:rsidRDefault="00000000">
            <w:pPr>
              <w:pStyle w:val="Compact"/>
            </w:pPr>
            <w:r>
              <w:t>0.42–1.37</w:t>
            </w:r>
          </w:p>
        </w:tc>
        <w:tc>
          <w:tcPr>
            <w:tcW w:w="0" w:type="auto"/>
          </w:tcPr>
          <w:p w14:paraId="1E59173A" w14:textId="77777777" w:rsidR="002B39CF" w:rsidRDefault="00000000">
            <w:pPr>
              <w:pStyle w:val="Compact"/>
            </w:pPr>
            <w:r>
              <w:t>23.49</w:t>
            </w:r>
          </w:p>
        </w:tc>
        <w:tc>
          <w:tcPr>
            <w:tcW w:w="0" w:type="auto"/>
          </w:tcPr>
          <w:p w14:paraId="5ADCC3E4" w14:textId="77777777" w:rsidR="002B39CF" w:rsidRDefault="00000000">
            <w:pPr>
              <w:pStyle w:val="Compact"/>
            </w:pPr>
            <w:r>
              <w:t>877.9</w:t>
            </w:r>
          </w:p>
        </w:tc>
        <w:tc>
          <w:tcPr>
            <w:tcW w:w="0" w:type="auto"/>
          </w:tcPr>
          <w:p w14:paraId="6253E807" w14:textId="77777777" w:rsidR="002B39CF" w:rsidRDefault="00000000">
            <w:pPr>
              <w:pStyle w:val="Compact"/>
            </w:pPr>
            <w:r>
              <w:t>37.3734</w:t>
            </w:r>
          </w:p>
        </w:tc>
        <w:tc>
          <w:tcPr>
            <w:tcW w:w="0" w:type="auto"/>
          </w:tcPr>
          <w:p w14:paraId="47F94B74" w14:textId="77777777" w:rsidR="002B39CF" w:rsidRDefault="00000000">
            <w:pPr>
              <w:pStyle w:val="Compact"/>
            </w:pPr>
            <w:r>
              <w:t>0.0303</w:t>
            </w:r>
          </w:p>
        </w:tc>
      </w:tr>
      <w:tr w:rsidR="002B39CF" w14:paraId="392C12FD" w14:textId="77777777">
        <w:tc>
          <w:tcPr>
            <w:tcW w:w="0" w:type="auto"/>
          </w:tcPr>
          <w:p w14:paraId="778ECF65" w14:textId="77777777" w:rsidR="002B39CF" w:rsidRDefault="00000000">
            <w:pPr>
              <w:pStyle w:val="Compact"/>
            </w:pPr>
            <w:r>
              <w:t>Post-feeding</w:t>
            </w:r>
          </w:p>
        </w:tc>
        <w:tc>
          <w:tcPr>
            <w:tcW w:w="0" w:type="auto"/>
          </w:tcPr>
          <w:p w14:paraId="3CB74230" w14:textId="77777777" w:rsidR="002B39CF" w:rsidRDefault="00000000">
            <w:pPr>
              <w:pStyle w:val="Compact"/>
            </w:pPr>
            <w:r>
              <w:t>82–97</w:t>
            </w:r>
          </w:p>
        </w:tc>
        <w:tc>
          <w:tcPr>
            <w:tcW w:w="0" w:type="auto"/>
          </w:tcPr>
          <w:p w14:paraId="5D7305E0" w14:textId="77777777" w:rsidR="002B39CF" w:rsidRDefault="00000000">
            <w:pPr>
              <w:pStyle w:val="Compact"/>
            </w:pPr>
            <w:r>
              <w:t>0–1.37</w:t>
            </w:r>
          </w:p>
        </w:tc>
        <w:tc>
          <w:tcPr>
            <w:tcW w:w="0" w:type="auto"/>
          </w:tcPr>
          <w:p w14:paraId="20B5456F" w14:textId="77777777" w:rsidR="002B39CF" w:rsidRDefault="00000000">
            <w:pPr>
              <w:pStyle w:val="Compact"/>
            </w:pPr>
            <w:r>
              <w:t>9.59</w:t>
            </w:r>
          </w:p>
        </w:tc>
        <w:tc>
          <w:tcPr>
            <w:tcW w:w="0" w:type="auto"/>
          </w:tcPr>
          <w:p w14:paraId="65356BBE" w14:textId="77777777" w:rsidR="002B39CF" w:rsidRDefault="00000000">
            <w:pPr>
              <w:pStyle w:val="Compact"/>
            </w:pPr>
            <w:r>
              <w:t>389.4</w:t>
            </w:r>
          </w:p>
        </w:tc>
        <w:tc>
          <w:tcPr>
            <w:tcW w:w="0" w:type="auto"/>
          </w:tcPr>
          <w:p w14:paraId="4D734F9C" w14:textId="77777777" w:rsidR="002B39CF" w:rsidRDefault="00000000">
            <w:pPr>
              <w:pStyle w:val="Compact"/>
            </w:pPr>
            <w:r>
              <w:t>40.6048</w:t>
            </w:r>
          </w:p>
        </w:tc>
        <w:tc>
          <w:tcPr>
            <w:tcW w:w="0" w:type="auto"/>
          </w:tcPr>
          <w:p w14:paraId="5BC1E99D" w14:textId="77777777" w:rsidR="002B39CF" w:rsidRDefault="00000000">
            <w:pPr>
              <w:pStyle w:val="Compact"/>
            </w:pPr>
            <w:r>
              <w:t>0.0245</w:t>
            </w:r>
          </w:p>
        </w:tc>
      </w:tr>
    </w:tbl>
    <w:p w14:paraId="6AE13D6A" w14:textId="3410CB0C" w:rsidR="002B39CF" w:rsidRDefault="00000000">
      <w:pPr>
        <w:pStyle w:val="Corpodetexto"/>
      </w:pPr>
      <w:r>
        <w:t>The overall cumulative CH4 producti</w:t>
      </w:r>
      <w:ins w:id="394" w:author="Ramiro Martins" w:date="2026-10-12T14:58:00Z" w16du:dateUtc="2026-10-12T13:58:00Z">
        <w:r w:rsidR="000F6C27">
          <w:t>on was</w:t>
        </w:r>
      </w:ins>
      <w:del w:id="395" w:author="Ramiro Martins" w:date="2026-10-12T14:58:00Z" w16du:dateUtc="2026-10-12T13:58:00Z">
        <w:r w:rsidDel="000F6C27">
          <w:delText>on reached</w:delText>
        </w:r>
      </w:del>
      <w:r>
        <w:t xml:space="preserve"> 3276</w:t>
      </w:r>
      <w:del w:id="396" w:author="Ramiro Martins" w:date="2026-10-12T14:58:00Z" w16du:dateUtc="2026-10-12T13:58:00Z">
        <w:r w:rsidDel="000F6C27">
          <w:delText>.1</w:delText>
        </w:r>
      </w:del>
      <w:r>
        <w:t xml:space="preserve"> Nm L, corresponding to an overall yield of approximately 2</w:t>
      </w:r>
      <w:ins w:id="397" w:author="Ramiro Martins" w:date="2026-10-12T14:58:00Z" w16du:dateUtc="2026-10-12T13:58:00Z">
        <w:r w:rsidR="000F6C27">
          <w:t>9</w:t>
        </w:r>
      </w:ins>
      <w:del w:id="398" w:author="Ramiro Martins" w:date="2026-10-12T14:58:00Z" w16du:dateUtc="2026-10-12T13:58:00Z">
        <w:r w:rsidDel="000F6C27">
          <w:delText>8.96</w:delText>
        </w:r>
      </w:del>
      <w:r>
        <w:t xml:space="preserve"> Nm L CH4 /g VS_fed (calculated using Eq. 6.14). This value is considerably lower than </w:t>
      </w:r>
      <w:ins w:id="399" w:author="Ramiro Martins" w:date="2026-10-12T14:59:00Z" w16du:dateUtc="2026-10-12T13:59:00Z">
        <w:r w:rsidR="000F6C27">
          <w:t>those</w:t>
        </w:r>
      </w:ins>
      <w:del w:id="400" w:author="Ramiro Martins" w:date="2026-10-12T14:59:00Z" w16du:dateUtc="2026-10-12T13:59:00Z">
        <w:r w:rsidDel="000F6C27">
          <w:delText>the yields</w:delText>
        </w:r>
      </w:del>
      <w:r>
        <w:t xml:space="preserve"> reported in the literature for similar substrates. Gebreegziabher et al. (2025) reviewed the AD of biodiesel byproducts and reported CH4 yield enhancements ranging from 14–226 % when C-GL is co-digested with various substrates. Tomczak et al. (2025) analysed data from multiple studies and concluded that CH4 content in biogas exceeds 60 % when the C-GL fraction in the feedstock is kept below 8 % (volume/volume). In the present study, the C-GL fraction varied across phases, but the overall CH4 yield remained below the values typically reported for C-GL co-digestion. This discrepancy may be attributed to the single-stage configuration, </w:t>
      </w:r>
      <w:del w:id="401" w:author="Ramiro Martins" w:date="2026-10-12T14:59:00Z" w16du:dateUtc="2026-10-12T13:59:00Z">
        <w:r w:rsidDel="000F6C27">
          <w:delText xml:space="preserve">the </w:delText>
        </w:r>
      </w:del>
      <w:r>
        <w:t xml:space="preserve">specific characteristics of the FW and GL used, and </w:t>
      </w:r>
      <w:del w:id="402" w:author="Ramiro Martins" w:date="2026-10-12T14:59:00Z" w16du:dateUtc="2026-10-12T13:59:00Z">
        <w:r w:rsidDel="000F6C27">
          <w:delText xml:space="preserve">the </w:delText>
        </w:r>
      </w:del>
      <w:r>
        <w:t xml:space="preserve">process instability observed </w:t>
      </w:r>
      <w:ins w:id="403" w:author="Ramiro Martins" w:date="2026-10-12T14:59:00Z" w16du:dateUtc="2026-10-12T13:59:00Z">
        <w:r w:rsidR="000F6C27">
          <w:t>at</w:t>
        </w:r>
      </w:ins>
      <w:del w:id="404" w:author="Ramiro Martins" w:date="2026-10-12T14:59:00Z" w16du:dateUtc="2026-10-12T13:59:00Z">
        <w:r w:rsidDel="000F6C27">
          <w:delText>during</w:delText>
        </w:r>
      </w:del>
      <w:r>
        <w:t xml:space="preserve"> the end of the co-digestion phase and the start of the GL-only phase.</w:t>
      </w:r>
    </w:p>
    <w:p w14:paraId="5DFDEC9D" w14:textId="03E50062" w:rsidR="002B39CF" w:rsidRDefault="00000000">
      <w:pPr>
        <w:pStyle w:val="Corpodetexto"/>
      </w:pPr>
      <w:r>
        <w:lastRenderedPageBreak/>
        <w:t xml:space="preserve">During the adaptation phase (days 0–24), the specific CH4 yield reached 45.64 Nm L CH4 /g VS_fed, the highest among all phases. However, this value must be interpreted with caution, as the cumulative VS fed during this period was only 16.628 g, and CH4 production was still in the early stages of development. The volumetric productivity was </w:t>
      </w:r>
      <w:del w:id="405" w:author="Ramiro Martins" w:date="2026-10-12T14:59:00Z" w16du:dateUtc="2026-10-12T13:59:00Z">
        <w:r w:rsidDel="000F6C27">
          <w:delText>0.0</w:delText>
        </w:r>
      </w:del>
      <w:r>
        <w:t>30</w:t>
      </w:r>
      <w:ins w:id="406" w:author="Ramiro Martins" w:date="2026-10-12T14:59:00Z" w16du:dateUtc="2026-10-12T13:59:00Z">
        <w:r w:rsidR="000F6C27">
          <w:t>.</w:t>
        </w:r>
      </w:ins>
      <w:r>
        <w:t xml:space="preserve">4 </w:t>
      </w:r>
      <w:ins w:id="407" w:author="Ramiro Martins" w:date="2026-10-12T14:59:00Z" w16du:dateUtc="2026-10-12T13:59:00Z">
        <w:r w:rsidR="000F6C27">
          <w:t>m</w:t>
        </w:r>
      </w:ins>
      <w:r>
        <w:t>L /L_r /d. The daily yield profile in Fig. 6.2 shows a gradual increase in CH4 production during this phase, with a notable spike around day 8, corresponding to the first addition of C-GL to the feed. This observation is consistent with Gebreegziabher et al. (2025), who noted that C-GL is readily biodegradable and can stimulate methanogenic activity when introduced to an acclimated microbial community.</w:t>
      </w:r>
    </w:p>
    <w:p w14:paraId="716B2C75" w14:textId="790A8C87" w:rsidR="002B39CF" w:rsidRDefault="00000000">
      <w:pPr>
        <w:pStyle w:val="Corpodetexto"/>
      </w:pPr>
      <w:r>
        <w:t xml:space="preserve">In the co-digestion phase (days 25–52), the OLR was increased from 1.4–3.16 g VS /L /d, and the cumulative CH4 production reached 1249.9 Nm L. The specific yield decreased to 19.71 Nm L CH4 /g VS_fed, while the volumetric productivity increased to 0.0446 L /L_r /d, the highest of all phases. This inverse relationship between specific yield and volumetric productivity reflects the higher organic loading rate applied, which promoted greater CH4 production per reactor volume but reduced the efficiency of substrate conversion to CH4. The daily yield profile in Fig. 6.2 exhibits fluctuations during this phase, </w:t>
      </w:r>
      <w:ins w:id="408" w:author="Ramiro Martins" w:date="2026-10-12T15:00:00Z" w16du:dateUtc="2026-10-12T14:00:00Z">
        <w:r w:rsidR="000F6C27">
          <w:t>which</w:t>
        </w:r>
      </w:ins>
      <w:del w:id="409" w:author="Ramiro Martins" w:date="2026-10-12T15:00:00Z" w16du:dateUtc="2026-10-12T14:00:00Z">
        <w:r w:rsidDel="000F6C27">
          <w:delText>this pattern</w:delText>
        </w:r>
      </w:del>
      <w:r>
        <w:t xml:space="preserve"> is typical of readily degradable substrates and has been reported by Tomczak et al. (2025) and Srimachai et al. (2025). Srimachai et al. (2025) investigated the co-digestion of canned seafood wastewater with GL waste and reported CH4 yields of 345 LCH4 /g COD at a mixing ratio of 96.4 % (volume/volume). Although the substrate characteristics differ, the general trend of enhanced CH4 production during co-digestion is consistent with the present findings.</w:t>
      </w:r>
    </w:p>
    <w:p w14:paraId="37957426" w14:textId="7B8D19F2" w:rsidR="002B39CF" w:rsidRDefault="00000000">
      <w:pPr>
        <w:pStyle w:val="Corpodetexto"/>
      </w:pPr>
      <w:r>
        <w:t>The C-GL only phase (days 53–81) exhibited a specific yield of 37.37 Nm L CH4 /g VS_fed and a volumetric productivity of 0.0303 L /L_r /d, with a cumulative CH4 production of 877.9 Nm L. The OLR ranged from 0.42–1.37 g VS /L /d. Despite the absence of FW in the feed, CH4 production continued, indicating that the microbial community had adapted to GL as a sole carbon source. However, the specific yield was l</w:t>
      </w:r>
      <w:ins w:id="410" w:author="Ramiro Martins" w:date="2026-10-12T15:00:00Z" w16du:dateUtc="2026-10-12T14:00:00Z">
        <w:r w:rsidR="000F6C27">
          <w:t xml:space="preserve">ower than that </w:t>
        </w:r>
      </w:ins>
      <w:del w:id="411" w:author="Ramiro Martins" w:date="2026-10-12T15:00:00Z" w16du:dateUtc="2026-10-12T14:00:00Z">
        <w:r w:rsidDel="000F6C27">
          <w:delText xml:space="preserve">ower than </w:delText>
        </w:r>
      </w:del>
      <w:r>
        <w:t>during the adaptation phase, suggesting that GL alone may not provide an optimal nutrient balance for methanogenesis. Tomczak et al. (2025) emphasised that C-GL is an ideal co-substrate but can cause inhibition when used alone or at high concentrations due to the accumulation of VFAs and the presence of impurities such as methanol, soaps, and heavy metals. The daily yield profile in Fig. 6.2 shows a declining trend during this phase, with a notable outlier peak at day 53, corresponding to the transition from co-digestion to GL-only feeding. This anomaly, also visible in Fig. 6.3, was caused by problems during the change.</w:t>
      </w:r>
    </w:p>
    <w:p w14:paraId="7B95A201" w14:textId="20A745DC" w:rsidR="002B39CF" w:rsidRDefault="00000000">
      <w:pPr>
        <w:pStyle w:val="Corpodetexto"/>
      </w:pPr>
      <w:r>
        <w:t xml:space="preserve">The post-feeding phase (days 82–97) produced 389.4 Nm L of CH4, with a specific yield of 40.60 Nm L CH4 /g VS_fed and a volumetric productivity of 0.0245 L /L_r /d. The OLR </w:t>
      </w:r>
      <w:ins w:id="412" w:author="Ramiro Martins" w:date="2026-10-12T15:00:00Z" w16du:dateUtc="2026-10-12T14:00:00Z">
        <w:r w:rsidR="000F6C27">
          <w:t>reached</w:t>
        </w:r>
      </w:ins>
      <w:del w:id="413" w:author="Ramiro Martins" w:date="2026-10-12T15:00:00Z" w16du:dateUtc="2026-10-12T14:00:00Z">
        <w:r w:rsidDel="000F6C27">
          <w:delText>got to</w:delText>
        </w:r>
      </w:del>
      <w:r>
        <w:t xml:space="preserve"> zero during this period, and the CH4 produced can be attributed to the slow degradation of residual organic matter and microbial decay products. The daily yield profile in Fig. 6.2 shows a gradual decline, confirming that the reactor was no longer being actively fed and that the remaining substrate was limited.</w:t>
      </w:r>
    </w:p>
    <w:p w14:paraId="3674F627" w14:textId="77777777" w:rsidR="002B39CF" w:rsidRDefault="00000000">
      <w:pPr>
        <w:pStyle w:val="ImageCaption"/>
      </w:pPr>
      <w:r>
        <w:lastRenderedPageBreak/>
        <w:t>Cumulative specific yield</w:t>
      </w:r>
    </w:p>
    <w:p w14:paraId="4013FE53" w14:textId="77777777" w:rsidR="002B39CF" w:rsidRDefault="00000000">
      <w:pPr>
        <w:pStyle w:val="ImageCaption"/>
      </w:pPr>
      <w:r>
        <w:t xml:space="preserve">Daily yield of </w:t>
      </w:r>
    </w:p>
    <w:p w14:paraId="5A108CEB" w14:textId="77777777" w:rsidR="002B39CF" w:rsidRDefault="00000000">
      <w:pPr>
        <w:pStyle w:val="ImageCaption"/>
      </w:pPr>
      <w:r>
        <w:t xml:space="preserve">Volumetric productivity of </w:t>
      </w:r>
    </w:p>
    <w:p w14:paraId="47FAFA3F" w14:textId="77777777" w:rsidR="002B39CF" w:rsidRDefault="00000000">
      <w:pPr>
        <w:pStyle w:val="Corpodetexto"/>
      </w:pPr>
      <m:oMathPara>
        <m:oMathParaPr>
          <m:jc m:val="center"/>
        </m:oMathParaPr>
        <m:oMath>
          <m:r>
            <w:rPr>
              <w:rFonts w:ascii="Cambria Math" w:hAnsi="Cambria Math"/>
            </w:rPr>
            <m:t>Q</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r</m:t>
                  </m:r>
                </m:sub>
              </m:sSub>
            </m:num>
            <m:den>
              <m:r>
                <m:rPr>
                  <m:sty m:val="p"/>
                </m:rPr>
                <w:rPr>
                  <w:rFonts w:ascii="Cambria Math" w:hAnsi="Cambria Math"/>
                </w:rPr>
                <m:t>HRT</m:t>
              </m:r>
            </m:den>
          </m:f>
          <m:r>
            <w:rPr>
              <w:rFonts w:ascii="Cambria Math" w:hAnsi="Cambria Math"/>
            </w:rPr>
            <m:t> </m:t>
          </m:r>
          <m:d>
            <m:dPr>
              <m:begChr m:val="["/>
              <m:endChr m:val="]"/>
              <m:ctrlPr>
                <w:rPr>
                  <w:rFonts w:ascii="Cambria Math" w:hAnsi="Cambria Math"/>
                </w:rPr>
              </m:ctrlPr>
            </m:dPr>
            <m:e>
              <m:r>
                <w:rPr>
                  <w:rFonts w:ascii="Cambria Math" w:hAnsi="Cambria Math"/>
                </w:rPr>
                <m:t>m</m:t>
              </m:r>
              <m:r>
                <m:rPr>
                  <m:sty m:val="p"/>
                </m:rPr>
                <w:rPr>
                  <w:rFonts w:ascii="Cambria Math" w:hAnsi="Cambria Math"/>
                </w:rPr>
                <m:t>³/</m:t>
              </m:r>
              <m:r>
                <w:rPr>
                  <w:rFonts w:ascii="Cambria Math" w:hAnsi="Cambria Math"/>
                </w:rPr>
                <m:t>d</m:t>
              </m:r>
            </m:e>
          </m:d>
        </m:oMath>
      </m:oMathPara>
    </w:p>
    <w:p w14:paraId="025F2BCA" w14:textId="77777777" w:rsidR="002B39CF" w:rsidRDefault="00000000">
      <w:pPr>
        <w:pStyle w:val="FirstParagraph"/>
      </w:pPr>
      <m:oMathPara>
        <m:oMathParaPr>
          <m:jc m:val="center"/>
        </m:oMathParaPr>
        <m:oMath>
          <m:sSub>
            <m:sSubPr>
              <m:ctrlPr>
                <w:rPr>
                  <w:rFonts w:ascii="Cambria Math" w:hAnsi="Cambria Math"/>
                </w:rPr>
              </m:ctrlPr>
            </m:sSubPr>
            <m:e>
              <m:r>
                <w:rPr>
                  <w:rFonts w:ascii="Cambria Math" w:hAnsi="Cambria Math"/>
                </w:rPr>
                <m:t>m</m:t>
              </m:r>
            </m:e>
            <m:sub>
              <m:r>
                <m:rPr>
                  <m:sty m:val="p"/>
                </m:rPr>
                <w:rPr>
                  <w:rFonts w:ascii="Cambria Math" w:hAnsi="Cambria Math"/>
                </w:rPr>
                <m:t>VS,day</m:t>
              </m:r>
            </m:sub>
          </m:sSub>
          <m:r>
            <m:rPr>
              <m:sty m:val="p"/>
            </m:rPr>
            <w:rPr>
              <w:rFonts w:ascii="Cambria Math" w:hAnsi="Cambria Math"/>
            </w:rPr>
            <m:t>=OLR⋅</m:t>
          </m:r>
          <m:sSub>
            <m:sSubPr>
              <m:ctrlPr>
                <w:rPr>
                  <w:rFonts w:ascii="Cambria Math" w:hAnsi="Cambria Math"/>
                </w:rPr>
              </m:ctrlPr>
            </m:sSubPr>
            <m:e>
              <m:r>
                <w:rPr>
                  <w:rFonts w:ascii="Cambria Math" w:hAnsi="Cambria Math"/>
                </w:rPr>
                <m:t>V</m:t>
              </m:r>
            </m:e>
            <m:sub>
              <m:r>
                <w:rPr>
                  <w:rFonts w:ascii="Cambria Math" w:hAnsi="Cambria Math"/>
                </w:rPr>
                <m:t>r</m:t>
              </m:r>
            </m:sub>
          </m:sSub>
          <m:r>
            <w:rPr>
              <w:rFonts w:ascii="Cambria Math" w:hAnsi="Cambria Math"/>
            </w:rPr>
            <m:t> </m:t>
          </m:r>
          <m:d>
            <m:dPr>
              <m:begChr m:val="["/>
              <m:endChr m:val="]"/>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d</m:t>
              </m:r>
            </m:e>
          </m:d>
        </m:oMath>
      </m:oMathPara>
    </w:p>
    <w:p w14:paraId="181FA340" w14:textId="77777777" w:rsidR="002B39CF" w:rsidRDefault="00000000">
      <w:pPr>
        <w:pStyle w:val="FirstParagraph"/>
      </w:pPr>
      <m:oMathPara>
        <m:oMathParaPr>
          <m:jc m:val="center"/>
        </m:oMathParaPr>
        <m:oMath>
          <m:sSub>
            <m:sSubPr>
              <m:ctrlPr>
                <w:rPr>
                  <w:rFonts w:ascii="Cambria Math" w:hAnsi="Cambria Math"/>
                </w:rPr>
              </m:ctrlPr>
            </m:sSubPr>
            <m:e>
              <m:r>
                <w:rPr>
                  <w:rFonts w:ascii="Cambria Math" w:hAnsi="Cambria Math"/>
                </w:rPr>
                <m:t>M</m:t>
              </m:r>
            </m:e>
            <m:sub>
              <m:r>
                <m:rPr>
                  <m:sty m:val="p"/>
                </m:rPr>
                <w:rPr>
                  <w:rFonts w:ascii="Cambria Math" w:hAnsi="Cambria Math"/>
                </w:rPr>
                <m:t>VS</m:t>
              </m:r>
            </m:sub>
          </m:sSub>
          <m:r>
            <m:rPr>
              <m:sty m:val="p"/>
            </m:rPr>
            <w:rPr>
              <w:rFonts w:ascii="Cambria Math" w:hAnsi="Cambria Math"/>
            </w:rPr>
            <m:t>(</m:t>
          </m:r>
          <m:r>
            <w:rPr>
              <w:rFonts w:ascii="Cambria Math" w:hAnsi="Cambria Math"/>
            </w:rPr>
            <m:t>n</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n</m:t>
              </m:r>
            </m:sup>
            <m:e>
              <m:sSub>
                <m:sSubPr>
                  <m:ctrlPr>
                    <w:rPr>
                      <w:rFonts w:ascii="Cambria Math" w:hAnsi="Cambria Math"/>
                    </w:rPr>
                  </m:ctrlPr>
                </m:sSubPr>
                <m:e>
                  <m:r>
                    <w:rPr>
                      <w:rFonts w:ascii="Cambria Math" w:hAnsi="Cambria Math"/>
                    </w:rPr>
                    <m:t>m</m:t>
                  </m:r>
                </m:e>
                <m:sub>
                  <m:r>
                    <m:rPr>
                      <m:sty m:val="p"/>
                    </m:rPr>
                    <w:rPr>
                      <w:rFonts w:ascii="Cambria Math" w:hAnsi="Cambria Math"/>
                    </w:rPr>
                    <m:t>VS,day</m:t>
                  </m:r>
                </m:sub>
              </m:sSub>
            </m:e>
          </m:nary>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d>
            <m:dPr>
              <m:begChr m:val="["/>
              <m:endChr m:val="]"/>
              <m:ctrlPr>
                <w:rPr>
                  <w:rFonts w:ascii="Cambria Math" w:hAnsi="Cambria Math"/>
                </w:rPr>
              </m:ctrlPr>
            </m:dPr>
            <m:e>
              <m:r>
                <w:rPr>
                  <w:rFonts w:ascii="Cambria Math" w:hAnsi="Cambria Math"/>
                </w:rPr>
                <m:t>g</m:t>
              </m:r>
            </m:e>
          </m:d>
        </m:oMath>
      </m:oMathPara>
    </w:p>
    <w:p w14:paraId="10C690F1" w14:textId="77777777" w:rsidR="002B39CF" w:rsidRDefault="00000000">
      <w:pPr>
        <w:pStyle w:val="FirstParagraph"/>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n</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m:rPr>
                      <m:sty m:val="p"/>
                    </m:rPr>
                    <w:rPr>
                      <w:rFonts w:ascii="Cambria Math" w:hAnsi="Cambria Math"/>
                    </w:rPr>
                    <m:t>C</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4</m:t>
                      </m:r>
                    </m:sub>
                  </m:sSub>
                </m:sub>
              </m:sSub>
              <m:r>
                <m:rPr>
                  <m:sty m:val="p"/>
                </m:rPr>
                <w:rPr>
                  <w:rFonts w:ascii="Cambria Math" w:hAnsi="Cambria Math"/>
                </w:rPr>
                <m:t>(</m:t>
              </m:r>
              <m:r>
                <w:rPr>
                  <w:rFonts w:ascii="Cambria Math" w:hAnsi="Cambria Math"/>
                </w:rPr>
                <m:t>n</m:t>
              </m:r>
              <m:r>
                <m:rPr>
                  <m:sty m:val="p"/>
                </m:rPr>
                <w:rPr>
                  <w:rFonts w:ascii="Cambria Math" w:hAnsi="Cambria Math"/>
                </w:rPr>
                <m:t>)</m:t>
              </m:r>
            </m:num>
            <m:den>
              <m:sSub>
                <m:sSubPr>
                  <m:ctrlPr>
                    <w:rPr>
                      <w:rFonts w:ascii="Cambria Math" w:hAnsi="Cambria Math"/>
                    </w:rPr>
                  </m:ctrlPr>
                </m:sSubPr>
                <m:e>
                  <m:r>
                    <w:rPr>
                      <w:rFonts w:ascii="Cambria Math" w:hAnsi="Cambria Math"/>
                    </w:rPr>
                    <m:t>M</m:t>
                  </m:r>
                </m:e>
                <m:sub>
                  <m:r>
                    <m:rPr>
                      <m:sty m:val="p"/>
                    </m:rPr>
                    <w:rPr>
                      <w:rFonts w:ascii="Cambria Math" w:hAnsi="Cambria Math"/>
                    </w:rPr>
                    <m:t>VS</m:t>
                  </m:r>
                </m:sub>
              </m:sSub>
              <m:r>
                <m:rPr>
                  <m:sty m:val="p"/>
                </m:rPr>
                <w:rPr>
                  <w:rFonts w:ascii="Cambria Math" w:hAnsi="Cambria Math"/>
                </w:rPr>
                <m:t>(</m:t>
              </m:r>
              <m:r>
                <w:rPr>
                  <w:rFonts w:ascii="Cambria Math" w:hAnsi="Cambria Math"/>
                </w:rPr>
                <m:t>n</m:t>
              </m:r>
              <m:r>
                <m:rPr>
                  <m:sty m:val="p"/>
                </m:rPr>
                <w:rPr>
                  <w:rFonts w:ascii="Cambria Math" w:hAnsi="Cambria Math"/>
                </w:rPr>
                <m:t>)</m:t>
              </m:r>
            </m:den>
          </m:f>
          <m:r>
            <w:rPr>
              <w:rFonts w:ascii="Cambria Math" w:hAnsi="Cambria Math"/>
            </w:rPr>
            <m:t> </m:t>
          </m:r>
          <m:d>
            <m:dPr>
              <m:begChr m:val="["/>
              <m:endChr m:val="]"/>
              <m:ctrlPr>
                <w:rPr>
                  <w:rFonts w:ascii="Cambria Math" w:hAnsi="Cambria Math"/>
                </w:rPr>
              </m:ctrlPr>
            </m:dPr>
            <m:e>
              <m:r>
                <w:rPr>
                  <w:rFonts w:ascii="Cambria Math" w:hAnsi="Cambria Math"/>
                </w:rPr>
                <m:t>NmLCH4</m:t>
              </m:r>
              <m:r>
                <m:rPr>
                  <m:sty m:val="p"/>
                </m:rPr>
                <w:rPr>
                  <w:rFonts w:ascii="Cambria Math" w:hAnsi="Cambria Math"/>
                </w:rPr>
                <m:t>/</m:t>
              </m:r>
              <m:r>
                <w:rPr>
                  <w:rFonts w:ascii="Cambria Math" w:hAnsi="Cambria Math"/>
                </w:rPr>
                <m:t>gV</m:t>
              </m:r>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ed</m:t>
              </m:r>
            </m:e>
          </m:d>
        </m:oMath>
      </m:oMathPara>
    </w:p>
    <w:p w14:paraId="2CB32AFE" w14:textId="77777777" w:rsidR="002B39CF" w:rsidRDefault="00000000">
      <w:pPr>
        <w:pStyle w:val="FirstParagraph"/>
      </w:pPr>
      <m:oMathPara>
        <m:oMathParaPr>
          <m:jc m:val="center"/>
        </m:oMathParaPr>
        <m:oMath>
          <m:sSub>
            <m:sSubPr>
              <m:ctrlPr>
                <w:rPr>
                  <w:rFonts w:ascii="Cambria Math" w:hAnsi="Cambria Math"/>
                </w:rPr>
              </m:ctrlPr>
            </m:sSubPr>
            <m:e>
              <m:r>
                <w:rPr>
                  <w:rFonts w:ascii="Cambria Math" w:hAnsi="Cambria Math"/>
                </w:rPr>
                <m:t>r</m:t>
              </m:r>
            </m:e>
            <m:sub>
              <m:r>
                <m:rPr>
                  <m:sty m:val="p"/>
                </m:rPr>
                <w:rPr>
                  <w:rFonts w:ascii="Cambria Math" w:hAnsi="Cambria Math"/>
                </w:rPr>
                <m:t>C</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4</m:t>
                  </m:r>
                </m:sub>
              </m:sSub>
            </m:sub>
          </m:sSub>
          <m:r>
            <m:rPr>
              <m:sty m:val="p"/>
            </m:rPr>
            <w:rPr>
              <w:rFonts w:ascii="Cambria Math" w:hAnsi="Cambria Math"/>
            </w:rPr>
            <m:t>(</m:t>
          </m:r>
          <m:r>
            <w:rPr>
              <w:rFonts w:ascii="Cambria Math" w:hAnsi="Cambria Math"/>
            </w:rPr>
            <m:t>n</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m:rPr>
                      <m:sty m:val="p"/>
                    </m:rPr>
                    <w:rPr>
                      <w:rFonts w:ascii="Cambria Math" w:hAnsi="Cambria Math"/>
                    </w:rPr>
                    <m:t>C</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4</m:t>
                      </m:r>
                    </m:sub>
                  </m:sSub>
                </m:sub>
              </m:sSub>
              <m:r>
                <m:rPr>
                  <m:sty m:val="p"/>
                </m:rPr>
                <w:rPr>
                  <w:rFonts w:ascii="Cambria Math" w:hAnsi="Cambria Math"/>
                </w:rPr>
                <m:t>(</m:t>
              </m:r>
              <m:r>
                <w:rPr>
                  <w:rFonts w:ascii="Cambria Math" w:hAnsi="Cambria Math"/>
                </w:rPr>
                <m:t>n</m:t>
              </m:r>
              <m:r>
                <m:rPr>
                  <m:sty m:val="p"/>
                </m:rPr>
                <w:rPr>
                  <w:rFonts w:ascii="Cambria Math" w:hAnsi="Cambria Math"/>
                </w:rPr>
                <m:t>)</m:t>
              </m:r>
            </m:num>
            <m:den>
              <m:sSub>
                <m:sSubPr>
                  <m:ctrlPr>
                    <w:rPr>
                      <w:rFonts w:ascii="Cambria Math" w:hAnsi="Cambria Math"/>
                    </w:rPr>
                  </m:ctrlPr>
                </m:sSubPr>
                <m:e>
                  <m:r>
                    <w:rPr>
                      <w:rFonts w:ascii="Cambria Math" w:hAnsi="Cambria Math"/>
                    </w:rPr>
                    <m:t>m</m:t>
                  </m:r>
                </m:e>
                <m:sub>
                  <m:r>
                    <m:rPr>
                      <m:sty m:val="p"/>
                    </m:rPr>
                    <w:rPr>
                      <w:rFonts w:ascii="Cambria Math" w:hAnsi="Cambria Math"/>
                    </w:rPr>
                    <m:t>VS,day</m:t>
                  </m:r>
                </m:sub>
              </m:sSub>
              <m:r>
                <m:rPr>
                  <m:sty m:val="p"/>
                </m:rPr>
                <w:rPr>
                  <w:rFonts w:ascii="Cambria Math" w:hAnsi="Cambria Math"/>
                </w:rPr>
                <m:t>(</m:t>
              </m:r>
              <m:r>
                <w:rPr>
                  <w:rFonts w:ascii="Cambria Math" w:hAnsi="Cambria Math"/>
                </w:rPr>
                <m:t>n</m:t>
              </m:r>
              <m:r>
                <m:rPr>
                  <m:sty m:val="p"/>
                </m:rPr>
                <w:rPr>
                  <w:rFonts w:ascii="Cambria Math" w:hAnsi="Cambria Math"/>
                </w:rPr>
                <m:t>)</m:t>
              </m:r>
            </m:den>
          </m:f>
          <m:r>
            <w:rPr>
              <w:rFonts w:ascii="Cambria Math" w:hAnsi="Cambria Math"/>
            </w:rPr>
            <m:t> </m:t>
          </m:r>
          <m:d>
            <m:dPr>
              <m:begChr m:val="["/>
              <m:endChr m:val="]"/>
              <m:ctrlPr>
                <w:rPr>
                  <w:rFonts w:ascii="Cambria Math" w:hAnsi="Cambria Math"/>
                </w:rPr>
              </m:ctrlPr>
            </m:dPr>
            <m:e>
              <m:r>
                <w:rPr>
                  <w:rFonts w:ascii="Cambria Math" w:hAnsi="Cambria Math"/>
                </w:rPr>
                <m:t>mLCH4</m:t>
              </m:r>
              <m:r>
                <m:rPr>
                  <m:sty m:val="p"/>
                </m:rPr>
                <w:rPr>
                  <w:rFonts w:ascii="Cambria Math" w:hAnsi="Cambria Math"/>
                </w:rPr>
                <m:t>/</m:t>
              </m:r>
              <m:r>
                <w:rPr>
                  <w:rFonts w:ascii="Cambria Math" w:hAnsi="Cambria Math"/>
                </w:rPr>
                <m:t>gV</m:t>
              </m:r>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ed</m:t>
              </m:r>
              <m:r>
                <m:rPr>
                  <m:sty m:val="p"/>
                </m:rPr>
                <w:rPr>
                  <w:rFonts w:ascii="Cambria Math" w:hAnsi="Cambria Math"/>
                </w:rPr>
                <m:t>/</m:t>
              </m:r>
              <m:r>
                <w:rPr>
                  <w:rFonts w:ascii="Cambria Math" w:hAnsi="Cambria Math"/>
                </w:rPr>
                <m:t>d</m:t>
              </m:r>
            </m:e>
          </m:d>
        </m:oMath>
      </m:oMathPara>
    </w:p>
    <w:p w14:paraId="70852A03" w14:textId="77777777" w:rsidR="002B39CF" w:rsidRDefault="00000000">
      <w:pPr>
        <w:pStyle w:val="FirstParagraph"/>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m:rPr>
                  <m:sty m:val="p"/>
                </m:rPr>
                <w:rPr>
                  <w:rFonts w:ascii="Cambria Math" w:hAnsi="Cambria Math"/>
                </w:rPr>
                <m:t>C</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4</m:t>
                  </m:r>
                </m:sub>
              </m:sSub>
            </m:sub>
          </m:sSub>
          <m:r>
            <m:rPr>
              <m:sty m:val="p"/>
            </m:rPr>
            <w:rPr>
              <w:rFonts w:ascii="Cambria Math" w:hAnsi="Cambria Math"/>
            </w:rPr>
            <m:t>(</m:t>
          </m:r>
          <m:r>
            <w:rPr>
              <w:rFonts w:ascii="Cambria Math" w:hAnsi="Cambria Math"/>
            </w:rPr>
            <m:t>n</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m:rPr>
                      <m:sty m:val="p"/>
                    </m:rPr>
                    <w:rPr>
                      <w:rFonts w:ascii="Cambria Math" w:hAnsi="Cambria Math"/>
                    </w:rPr>
                    <m:t>C</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4</m:t>
                      </m:r>
                    </m:sub>
                  </m:sSub>
                </m:sub>
              </m:sSub>
              <m:r>
                <m:rPr>
                  <m:sty m:val="p"/>
                </m:rPr>
                <w:rPr>
                  <w:rFonts w:ascii="Cambria Math" w:hAnsi="Cambria Math"/>
                </w:rPr>
                <m:t>(</m:t>
              </m:r>
              <m:r>
                <w:rPr>
                  <w:rFonts w:ascii="Cambria Math" w:hAnsi="Cambria Math"/>
                </w:rPr>
                <m:t>n</m:t>
              </m:r>
              <m:r>
                <m:rPr>
                  <m:sty m:val="p"/>
                </m:rPr>
                <w:rPr>
                  <w:rFonts w:ascii="Cambria Math" w:hAnsi="Cambria Math"/>
                </w:rPr>
                <m:t>)</m:t>
              </m:r>
            </m:num>
            <m:den>
              <m:sSub>
                <m:sSubPr>
                  <m:ctrlPr>
                    <w:rPr>
                      <w:rFonts w:ascii="Cambria Math" w:hAnsi="Cambria Math"/>
                    </w:rPr>
                  </m:ctrlPr>
                </m:sSubPr>
                <m:e>
                  <m:r>
                    <w:rPr>
                      <w:rFonts w:ascii="Cambria Math" w:hAnsi="Cambria Math"/>
                    </w:rPr>
                    <m:t>V</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den>
          </m:f>
          <m:r>
            <w:rPr>
              <w:rFonts w:ascii="Cambria Math" w:hAnsi="Cambria Math"/>
            </w:rPr>
            <m:t> </m:t>
          </m:r>
          <m:d>
            <m:dPr>
              <m:begChr m:val="["/>
              <m:endChr m:val="]"/>
              <m:ctrlPr>
                <w:rPr>
                  <w:rFonts w:ascii="Cambria Math" w:hAnsi="Cambria Math"/>
                </w:rPr>
              </m:ctrlPr>
            </m:dPr>
            <m:e>
              <m:r>
                <w:rPr>
                  <w:rFonts w:ascii="Cambria Math" w:hAnsi="Cambria Math"/>
                </w:rPr>
                <m:t>molCH4</m:t>
              </m:r>
              <m:r>
                <m:rPr>
                  <m:sty m:val="p"/>
                </m:rPr>
                <w:rPr>
                  <w:rFonts w:ascii="Cambria Math" w:hAnsi="Cambria Math"/>
                </w:rPr>
                <m:t>/</m:t>
              </m:r>
              <m:r>
                <w:rPr>
                  <w:rFonts w:ascii="Cambria Math" w:hAnsi="Cambria Math"/>
                </w:rPr>
                <m:t>m</m:t>
              </m:r>
              <m:r>
                <m:rPr>
                  <m:sty m:val="p"/>
                </m:rPr>
                <w:rPr>
                  <w:rFonts w:ascii="Cambria Math" w:hAnsi="Cambria Math"/>
                </w:rPr>
                <m:t>³/</m:t>
              </m:r>
              <m:r>
                <w:rPr>
                  <w:rFonts w:ascii="Cambria Math" w:hAnsi="Cambria Math"/>
                </w:rPr>
                <m:t>d</m:t>
              </m:r>
            </m:e>
          </m:d>
        </m:oMath>
      </m:oMathPara>
    </w:p>
    <w:p w14:paraId="3FA9A9D4" w14:textId="77777777" w:rsidR="002B39CF" w:rsidRDefault="00000000">
      <w:pPr>
        <w:pStyle w:val="FirstParagraph"/>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m:rPr>
                  <m:sty m:val="p"/>
                </m:rPr>
                <w:rPr>
                  <w:rFonts w:ascii="Cambria Math" w:hAnsi="Cambria Math"/>
                </w:rPr>
                <m:t>C</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4</m:t>
                  </m:r>
                </m:sub>
              </m:sSub>
            </m:sub>
          </m:sSub>
          <m:r>
            <m:rPr>
              <m:sty m:val="p"/>
            </m:rPr>
            <w:rPr>
              <w:rFonts w:ascii="Cambria Math" w:hAnsi="Cambria Math"/>
            </w:rPr>
            <m:t>(</m:t>
          </m:r>
          <m:r>
            <w:rPr>
              <w:rFonts w:ascii="Cambria Math" w:hAnsi="Cambria Math"/>
            </w:rPr>
            <m:t>n</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m:rPr>
                      <m:sty m:val="p"/>
                    </m:rPr>
                    <w:rPr>
                      <w:rFonts w:ascii="Cambria Math" w:hAnsi="Cambria Math"/>
                    </w:rPr>
                    <m:t>C</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4</m:t>
                      </m:r>
                    </m:sub>
                  </m:sSub>
                </m:sub>
              </m:sSub>
              <m:r>
                <m:rPr>
                  <m:sty m:val="p"/>
                </m:rPr>
                <w:rPr>
                  <w:rFonts w:ascii="Cambria Math" w:hAnsi="Cambria Math"/>
                </w:rPr>
                <m:t>(</m:t>
              </m:r>
              <m:r>
                <w:rPr>
                  <w:rFonts w:ascii="Cambria Math" w:hAnsi="Cambria Math"/>
                </w:rPr>
                <m:t>n</m:t>
              </m:r>
              <m:r>
                <m:rPr>
                  <m:sty m:val="p"/>
                </m:rPr>
                <w:rPr>
                  <w:rFonts w:ascii="Cambria Math" w:hAnsi="Cambria Math"/>
                </w:rPr>
                <m:t>)</m:t>
              </m:r>
            </m:num>
            <m:den>
              <m:r>
                <w:rPr>
                  <w:rFonts w:ascii="Cambria Math" w:hAnsi="Cambria Math"/>
                </w:rPr>
                <m:t>1000</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den>
          </m:f>
          <m:r>
            <w:rPr>
              <w:rFonts w:ascii="Cambria Math" w:hAnsi="Cambria Math"/>
            </w:rPr>
            <m:t> </m:t>
          </m:r>
          <m:d>
            <m:dPr>
              <m:begChr m:val="["/>
              <m:endChr m:val="]"/>
              <m:ctrlPr>
                <w:rPr>
                  <w:rFonts w:ascii="Cambria Math" w:hAnsi="Cambria Math"/>
                </w:rPr>
              </m:ctrlPr>
            </m:dPr>
            <m:e>
              <m:r>
                <w:rPr>
                  <w:rFonts w:ascii="Cambria Math" w:hAnsi="Cambria Math"/>
                </w:rPr>
                <m:t>LCH4</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r</m:t>
                  </m:r>
                </m:sub>
              </m:sSub>
              <m:r>
                <m:rPr>
                  <m:sty m:val="p"/>
                </m:rPr>
                <w:rPr>
                  <w:rFonts w:ascii="Cambria Math" w:hAnsi="Cambria Math"/>
                </w:rPr>
                <m:t>/</m:t>
              </m:r>
              <m:r>
                <w:rPr>
                  <w:rFonts w:ascii="Cambria Math" w:hAnsi="Cambria Math"/>
                </w:rPr>
                <m:t>d</m:t>
              </m:r>
            </m:e>
          </m:d>
        </m:oMath>
      </m:oMathPara>
    </w:p>
    <w:p w14:paraId="6AE503B4" w14:textId="77777777" w:rsidR="002B39CF" w:rsidRDefault="00000000">
      <w:pPr>
        <w:pStyle w:val="FirstParagraph"/>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V</m:t>
              </m:r>
            </m:e>
            <m:sub>
              <m:r>
                <m:rPr>
                  <m:sty m:val="p"/>
                </m:rPr>
                <w:rPr>
                  <w:rFonts w:ascii="Cambria Math" w:hAnsi="Cambria Math"/>
                </w:rPr>
                <m:t>C</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4</m:t>
                  </m:r>
                </m:sub>
              </m:sSub>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C</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4</m:t>
                  </m:r>
                </m:sub>
              </m:sSub>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C</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4</m:t>
                  </m:r>
                </m:sub>
              </m:sSub>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d>
            <m:dPr>
              <m:begChr m:val="["/>
              <m:endChr m:val="]"/>
              <m:ctrlPr>
                <w:rPr>
                  <w:rFonts w:ascii="Cambria Math" w:hAnsi="Cambria Math"/>
                </w:rPr>
              </m:ctrlPr>
            </m:dPr>
            <m:e>
              <m:r>
                <w:rPr>
                  <w:rFonts w:ascii="Cambria Math" w:hAnsi="Cambria Math"/>
                </w:rPr>
                <m:t>NmL</m:t>
              </m:r>
            </m:e>
          </m:d>
        </m:oMath>
      </m:oMathPara>
    </w:p>
    <w:p w14:paraId="6ECBFA7D" w14:textId="77777777" w:rsidR="002B39CF" w:rsidRDefault="00000000">
      <w:pPr>
        <w:pStyle w:val="FirstParagraph"/>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M</m:t>
              </m:r>
            </m:e>
            <m:sub>
              <m:r>
                <m:rPr>
                  <m:sty m:val="p"/>
                </m:rPr>
                <w:rPr>
                  <w:rFonts w:ascii="Cambria Math" w:hAnsi="Cambria Math"/>
                </w:rPr>
                <m:t>VS</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VS</m:t>
              </m:r>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VS</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d>
            <m:dPr>
              <m:begChr m:val="["/>
              <m:endChr m:val="]"/>
              <m:ctrlPr>
                <w:rPr>
                  <w:rFonts w:ascii="Cambria Math" w:hAnsi="Cambria Math"/>
                </w:rPr>
              </m:ctrlPr>
            </m:dPr>
            <m:e>
              <m:r>
                <w:rPr>
                  <w:rFonts w:ascii="Cambria Math" w:hAnsi="Cambria Math"/>
                </w:rPr>
                <m:t>g</m:t>
              </m:r>
            </m:e>
          </m:d>
        </m:oMath>
      </m:oMathPara>
    </w:p>
    <w:p w14:paraId="22556F0B" w14:textId="77777777" w:rsidR="002B39CF" w:rsidRDefault="00000000">
      <w:pPr>
        <w:pStyle w:val="FirstParagraph"/>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V</m:t>
                  </m:r>
                </m:e>
                <m:sub>
                  <m:r>
                    <m:rPr>
                      <m:sty m:val="p"/>
                    </m:rPr>
                    <w:rPr>
                      <w:rFonts w:ascii="Cambria Math" w:hAnsi="Cambria Math"/>
                    </w:rPr>
                    <m:t>C</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4</m:t>
                      </m:r>
                    </m:sub>
                  </m:sSub>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num>
            <m:den>
              <m:r>
                <m:rPr>
                  <m:sty m:val="p"/>
                </m:rPr>
                <w:rPr>
                  <w:rFonts w:ascii="Cambria Math" w:hAnsi="Cambria Math"/>
                </w:rPr>
                <m:t>Δ</m:t>
              </m:r>
              <m:sSub>
                <m:sSubPr>
                  <m:ctrlPr>
                    <w:rPr>
                      <w:rFonts w:ascii="Cambria Math" w:hAnsi="Cambria Math"/>
                    </w:rPr>
                  </m:ctrlPr>
                </m:sSubPr>
                <m:e>
                  <m:r>
                    <w:rPr>
                      <w:rFonts w:ascii="Cambria Math" w:hAnsi="Cambria Math"/>
                    </w:rPr>
                    <m:t>M</m:t>
                  </m:r>
                </m:e>
                <m:sub>
                  <m:r>
                    <m:rPr>
                      <m:sty m:val="p"/>
                    </m:rPr>
                    <w:rPr>
                      <w:rFonts w:ascii="Cambria Math" w:hAnsi="Cambria Math"/>
                    </w:rPr>
                    <m:t>VS</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den>
          </m:f>
          <m:r>
            <w:rPr>
              <w:rFonts w:ascii="Cambria Math" w:hAnsi="Cambria Math"/>
            </w:rPr>
            <m:t> </m:t>
          </m:r>
          <m:d>
            <m:dPr>
              <m:begChr m:val="["/>
              <m:endChr m:val="]"/>
              <m:ctrlPr>
                <w:rPr>
                  <w:rFonts w:ascii="Cambria Math" w:hAnsi="Cambria Math"/>
                </w:rPr>
              </m:ctrlPr>
            </m:dPr>
            <m:e>
              <m:r>
                <w:rPr>
                  <w:rFonts w:ascii="Cambria Math" w:hAnsi="Cambria Math"/>
                </w:rPr>
                <m:t>NmLCH4</m:t>
              </m:r>
              <m:r>
                <m:rPr>
                  <m:sty m:val="p"/>
                </m:rPr>
                <w:rPr>
                  <w:rFonts w:ascii="Cambria Math" w:hAnsi="Cambria Math"/>
                </w:rPr>
                <m:t>/</m:t>
              </m:r>
              <m:r>
                <w:rPr>
                  <w:rFonts w:ascii="Cambria Math" w:hAnsi="Cambria Math"/>
                </w:rPr>
                <m:t>gV</m:t>
              </m:r>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ed</m:t>
              </m:r>
            </m:e>
          </m:d>
        </m:oMath>
      </m:oMathPara>
    </w:p>
    <w:p w14:paraId="4291C68C" w14:textId="77777777" w:rsidR="002B39CF" w:rsidRDefault="00000000">
      <w:pPr>
        <w:pStyle w:val="FirstParagraph"/>
      </w:pPr>
      <m:oMathPara>
        <m:oMathParaPr>
          <m:jc m:val="center"/>
        </m:oMathParaPr>
        <m:oMath>
          <m:bar>
            <m:barPr>
              <m:pos m:val="top"/>
              <m:ctrlPr>
                <w:rPr>
                  <w:rFonts w:ascii="Cambria Math" w:hAnsi="Cambria Math"/>
                </w:rPr>
              </m:ctrlPr>
            </m:barPr>
            <m:e>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m:rPr>
                      <m:sty m:val="p"/>
                    </m:rPr>
                    <w:rPr>
                      <w:rFonts w:ascii="Cambria Math" w:hAnsi="Cambria Math"/>
                    </w:rPr>
                    <m:t>C</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4</m:t>
                      </m:r>
                    </m:sub>
                  </m:sSub>
                </m:sub>
              </m:sSub>
            </m:e>
          </m:ba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a</m:t>
              </m:r>
            </m:sub>
            <m:sup>
              <m:r>
                <w:rPr>
                  <w:rFonts w:ascii="Cambria Math" w:hAnsi="Cambria Math"/>
                </w:rPr>
                <m:t>b</m:t>
              </m:r>
            </m:sup>
            <m:e>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m:rPr>
                      <m:sty m:val="p"/>
                    </m:rPr>
                    <w:rPr>
                      <w:rFonts w:ascii="Cambria Math" w:hAnsi="Cambria Math"/>
                    </w:rPr>
                    <m:t>C</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4</m:t>
                      </m:r>
                    </m:sub>
                  </m:sSub>
                </m:sub>
              </m:sSub>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 </m:t>
          </m:r>
          <m:d>
            <m:dPr>
              <m:begChr m:val="["/>
              <m:endChr m:val="]"/>
              <m:ctrlPr>
                <w:rPr>
                  <w:rFonts w:ascii="Cambria Math" w:hAnsi="Cambria Math"/>
                </w:rPr>
              </m:ctrlPr>
            </m:dPr>
            <m:e>
              <m:r>
                <w:rPr>
                  <w:rFonts w:ascii="Cambria Math" w:hAnsi="Cambria Math"/>
                </w:rPr>
                <m:t>molCH4</m:t>
              </m:r>
              <m:r>
                <m:rPr>
                  <m:sty m:val="p"/>
                </m:rPr>
                <w:rPr>
                  <w:rFonts w:ascii="Cambria Math" w:hAnsi="Cambria Math"/>
                </w:rPr>
                <m:t>/</m:t>
              </m:r>
              <m:r>
                <w:rPr>
                  <w:rFonts w:ascii="Cambria Math" w:hAnsi="Cambria Math"/>
                </w:rPr>
                <m:t>m</m:t>
              </m:r>
              <m:r>
                <m:rPr>
                  <m:sty m:val="p"/>
                </m:rPr>
                <w:rPr>
                  <w:rFonts w:ascii="Cambria Math" w:hAnsi="Cambria Math"/>
                </w:rPr>
                <m:t>³/</m:t>
              </m:r>
              <m:r>
                <w:rPr>
                  <w:rFonts w:ascii="Cambria Math" w:hAnsi="Cambria Math"/>
                </w:rPr>
                <m:t>d</m:t>
              </m:r>
            </m:e>
          </m:d>
        </m:oMath>
      </m:oMathPara>
    </w:p>
    <w:p w14:paraId="6D7AC29F" w14:textId="77777777" w:rsidR="002B39CF" w:rsidRDefault="00000000">
      <w:pPr>
        <w:pStyle w:val="FirstParagraph"/>
      </w:pPr>
      <m:oMathPara>
        <m:oMathParaPr>
          <m:jc m:val="center"/>
        </m:oMathParaPr>
        <m:oMath>
          <m:bar>
            <m:barPr>
              <m:pos m:val="top"/>
              <m:ctrlPr>
                <w:rPr>
                  <w:rFonts w:ascii="Cambria Math" w:hAnsi="Cambria Math"/>
                </w:rPr>
              </m:ctrlPr>
            </m:barPr>
            <m:e>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m:rPr>
                      <m:sty m:val="p"/>
                    </m:rPr>
                    <w:rPr>
                      <w:rFonts w:ascii="Cambria Math" w:hAnsi="Cambria Math"/>
                    </w:rPr>
                    <m:t>C</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4</m:t>
                      </m:r>
                    </m:sub>
                  </m:sSub>
                </m:sub>
              </m:sSub>
            </m:e>
          </m:ba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a</m:t>
              </m:r>
            </m:sub>
            <m:sup>
              <m:r>
                <w:rPr>
                  <w:rFonts w:ascii="Cambria Math" w:hAnsi="Cambria Math"/>
                </w:rPr>
                <m:t>b</m:t>
              </m:r>
            </m:sup>
            <m:e>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m:rPr>
                      <m:sty m:val="p"/>
                    </m:rPr>
                    <w:rPr>
                      <w:rFonts w:ascii="Cambria Math" w:hAnsi="Cambria Math"/>
                    </w:rPr>
                    <m:t>C</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4</m:t>
                      </m:r>
                    </m:sub>
                  </m:sSub>
                </m:sub>
              </m:sSub>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 </m:t>
          </m:r>
          <m:d>
            <m:dPr>
              <m:begChr m:val="["/>
              <m:endChr m:val="]"/>
              <m:ctrlPr>
                <w:rPr>
                  <w:rFonts w:ascii="Cambria Math" w:hAnsi="Cambria Math"/>
                </w:rPr>
              </m:ctrlPr>
            </m:dPr>
            <m:e>
              <m:r>
                <w:rPr>
                  <w:rFonts w:ascii="Cambria Math" w:hAnsi="Cambria Math"/>
                </w:rPr>
                <m:t>LCH4</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r</m:t>
                  </m:r>
                </m:sub>
              </m:sSub>
              <m:r>
                <m:rPr>
                  <m:sty m:val="p"/>
                </m:rPr>
                <w:rPr>
                  <w:rFonts w:ascii="Cambria Math" w:hAnsi="Cambria Math"/>
                </w:rPr>
                <m:t>/</m:t>
              </m:r>
              <m:r>
                <w:rPr>
                  <w:rFonts w:ascii="Cambria Math" w:hAnsi="Cambria Math"/>
                </w:rPr>
                <m:t>d</m:t>
              </m:r>
            </m:e>
          </m:d>
        </m:oMath>
      </m:oMathPara>
    </w:p>
    <w:p w14:paraId="19893ED5" w14:textId="77777777" w:rsidR="002B39CF" w:rsidRDefault="00000000">
      <w:pPr>
        <w:pStyle w:val="FirstParagraph"/>
      </w:pPr>
      <m:oMathPara>
        <m:oMathParaPr>
          <m:jc m:val="center"/>
        </m:oMathParaPr>
        <m:oMath>
          <m:bar>
            <m:barPr>
              <m:pos m:val="top"/>
              <m:ctrlPr>
                <w:rPr>
                  <w:rFonts w:ascii="Cambria Math" w:hAnsi="Cambria Math"/>
                </w:rPr>
              </m:ctrlPr>
            </m:barPr>
            <m:e>
              <m:sSub>
                <m:sSubPr>
                  <m:ctrlPr>
                    <w:rPr>
                      <w:rFonts w:ascii="Cambria Math" w:hAnsi="Cambria Math"/>
                    </w:rPr>
                  </m:ctrlPr>
                </m:sSubPr>
                <m:e>
                  <m:r>
                    <w:rPr>
                      <w:rFonts w:ascii="Cambria Math" w:hAnsi="Cambria Math"/>
                    </w:rPr>
                    <m:t>r</m:t>
                  </m:r>
                </m:e>
                <m:sub>
                  <m:r>
                    <m:rPr>
                      <m:sty m:val="p"/>
                    </m:rPr>
                    <w:rPr>
                      <w:rFonts w:ascii="Cambria Math" w:hAnsi="Cambria Math"/>
                    </w:rPr>
                    <m:t>C</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4</m:t>
                      </m:r>
                    </m:sub>
                  </m:sSub>
                </m:sub>
              </m:sSub>
            </m:e>
          </m:ba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a</m:t>
              </m:r>
            </m:sub>
            <m:sup>
              <m:r>
                <w:rPr>
                  <w:rFonts w:ascii="Cambria Math" w:hAnsi="Cambria Math"/>
                </w:rPr>
                <m:t>b</m:t>
              </m:r>
            </m:sup>
            <m:e>
              <m:sSub>
                <m:sSubPr>
                  <m:ctrlPr>
                    <w:rPr>
                      <w:rFonts w:ascii="Cambria Math" w:hAnsi="Cambria Math"/>
                    </w:rPr>
                  </m:ctrlPr>
                </m:sSubPr>
                <m:e>
                  <m:r>
                    <w:rPr>
                      <w:rFonts w:ascii="Cambria Math" w:hAnsi="Cambria Math"/>
                    </w:rPr>
                    <m:t>r</m:t>
                  </m:r>
                </m:e>
                <m:sub>
                  <m:r>
                    <m:rPr>
                      <m:sty m:val="p"/>
                    </m:rPr>
                    <w:rPr>
                      <w:rFonts w:ascii="Cambria Math" w:hAnsi="Cambria Math"/>
                    </w:rPr>
                    <m:t>C</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4</m:t>
                      </m:r>
                    </m:sub>
                  </m:sSub>
                </m:sub>
              </m:sSub>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 </m:t>
          </m:r>
          <m:d>
            <m:dPr>
              <m:begChr m:val="["/>
              <m:endChr m:val="]"/>
              <m:ctrlPr>
                <w:rPr>
                  <w:rFonts w:ascii="Cambria Math" w:hAnsi="Cambria Math"/>
                </w:rPr>
              </m:ctrlPr>
            </m:dPr>
            <m:e>
              <m:r>
                <w:rPr>
                  <w:rFonts w:ascii="Cambria Math" w:hAnsi="Cambria Math"/>
                </w:rPr>
                <m:t>mLCH4</m:t>
              </m:r>
              <m:r>
                <m:rPr>
                  <m:sty m:val="p"/>
                </m:rPr>
                <w:rPr>
                  <w:rFonts w:ascii="Cambria Math" w:hAnsi="Cambria Math"/>
                </w:rPr>
                <m:t>/</m:t>
              </m:r>
              <m:r>
                <w:rPr>
                  <w:rFonts w:ascii="Cambria Math" w:hAnsi="Cambria Math"/>
                </w:rPr>
                <m:t>gV</m:t>
              </m:r>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ed</m:t>
              </m:r>
              <m:r>
                <m:rPr>
                  <m:sty m:val="p"/>
                </m:rPr>
                <w:rPr>
                  <w:rFonts w:ascii="Cambria Math" w:hAnsi="Cambria Math"/>
                </w:rPr>
                <m:t>/</m:t>
              </m:r>
              <m:r>
                <w:rPr>
                  <w:rFonts w:ascii="Cambria Math" w:hAnsi="Cambria Math"/>
                </w:rPr>
                <m:t>d</m:t>
              </m:r>
            </m:e>
          </m:d>
        </m:oMath>
      </m:oMathPara>
    </w:p>
    <w:p w14:paraId="413C289A" w14:textId="77777777" w:rsidR="002B39CF" w:rsidRDefault="00000000">
      <w:pPr>
        <w:pStyle w:val="FirstParagraph"/>
      </w:pPr>
      <m:oMathPara>
        <m:oMathParaPr>
          <m:jc m:val="center"/>
        </m:oMathParaPr>
        <m:oMath>
          <m:sSub>
            <m:sSubPr>
              <m:ctrlPr>
                <w:rPr>
                  <w:rFonts w:ascii="Cambria Math" w:hAnsi="Cambria Math"/>
                </w:rPr>
              </m:ctrlPr>
            </m:sSubPr>
            <m:e>
              <m:r>
                <w:rPr>
                  <w:rFonts w:ascii="Cambria Math" w:hAnsi="Cambria Math"/>
                </w:rPr>
                <m:t>Y</m:t>
              </m:r>
            </m:e>
            <m:sub>
              <m:r>
                <m:rPr>
                  <m:nor/>
                </m:rPr>
                <m:t>overall</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m:rPr>
                      <m:sty m:val="p"/>
                    </m:rPr>
                    <w:rPr>
                      <w:rFonts w:ascii="Cambria Math" w:hAnsi="Cambria Math"/>
                    </w:rPr>
                    <m:t>C</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4</m:t>
                      </m:r>
                    </m:sub>
                  </m:sSub>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m:t>
              </m:r>
            </m:num>
            <m:den>
              <m:sSub>
                <m:sSubPr>
                  <m:ctrlPr>
                    <w:rPr>
                      <w:rFonts w:ascii="Cambria Math" w:hAnsi="Cambria Math"/>
                    </w:rPr>
                  </m:ctrlPr>
                </m:sSubPr>
                <m:e>
                  <m:r>
                    <w:rPr>
                      <w:rFonts w:ascii="Cambria Math" w:hAnsi="Cambria Math"/>
                    </w:rPr>
                    <m:t>M</m:t>
                  </m:r>
                </m:e>
                <m:sub>
                  <m:r>
                    <m:rPr>
                      <m:sty m:val="p"/>
                    </m:rPr>
                    <w:rPr>
                      <w:rFonts w:ascii="Cambria Math" w:hAnsi="Cambria Math"/>
                    </w:rPr>
                    <m:t>VS</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m:t>
              </m:r>
            </m:den>
          </m:f>
          <m:r>
            <w:rPr>
              <w:rFonts w:ascii="Cambria Math" w:hAnsi="Cambria Math"/>
            </w:rPr>
            <m:t> </m:t>
          </m:r>
          <m:d>
            <m:dPr>
              <m:begChr m:val="["/>
              <m:endChr m:val="]"/>
              <m:ctrlPr>
                <w:rPr>
                  <w:rFonts w:ascii="Cambria Math" w:hAnsi="Cambria Math"/>
                </w:rPr>
              </m:ctrlPr>
            </m:dPr>
            <m:e>
              <m:r>
                <w:rPr>
                  <w:rFonts w:ascii="Cambria Math" w:hAnsi="Cambria Math"/>
                </w:rPr>
                <m:t>NmLCH4</m:t>
              </m:r>
              <m:r>
                <m:rPr>
                  <m:sty m:val="p"/>
                </m:rPr>
                <w:rPr>
                  <w:rFonts w:ascii="Cambria Math" w:hAnsi="Cambria Math"/>
                </w:rPr>
                <m:t>/</m:t>
              </m:r>
              <m:r>
                <w:rPr>
                  <w:rFonts w:ascii="Cambria Math" w:hAnsi="Cambria Math"/>
                </w:rPr>
                <m:t>gV</m:t>
              </m:r>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ed</m:t>
              </m:r>
            </m:e>
          </m:d>
        </m:oMath>
      </m:oMathPara>
    </w:p>
    <w:p w14:paraId="3BEE70C4" w14:textId="38171EEF" w:rsidR="002B39CF" w:rsidRDefault="00000000">
      <w:pPr>
        <w:pStyle w:val="FirstParagraph"/>
      </w:pPr>
      <w:r>
        <w:t xml:space="preserve">Comparisons with the literature </w:t>
      </w:r>
      <w:ins w:id="414" w:author="Ramiro Martins" w:date="2026-10-12T15:01:00Z" w16du:dateUtc="2026-10-12T14:01:00Z">
        <w:r w:rsidR="000F6C27">
          <w:t>revealed</w:t>
        </w:r>
      </w:ins>
      <w:del w:id="415" w:author="Ramiro Martins" w:date="2026-10-12T15:01:00Z" w16du:dateUtc="2026-10-12T14:01:00Z">
        <w:r w:rsidDel="000F6C27">
          <w:delText>reveal</w:delText>
        </w:r>
      </w:del>
      <w:r>
        <w:t xml:space="preserve"> that the CH4 yields obtained in this </w:t>
      </w:r>
      <w:ins w:id="416" w:author="Ramiro Martins" w:date="2026-10-12T15:01:00Z" w16du:dateUtc="2026-10-12T14:01:00Z">
        <w:r w:rsidR="000F6C27">
          <w:t>study</w:t>
        </w:r>
      </w:ins>
      <w:del w:id="417" w:author="Ramiro Martins" w:date="2026-10-12T15:01:00Z" w16du:dateUtc="2026-10-12T14:01:00Z">
        <w:r w:rsidDel="000F6C27">
          <w:delText>experiment</w:delText>
        </w:r>
      </w:del>
      <w:r>
        <w:t xml:space="preserve"> </w:t>
      </w:r>
      <w:ins w:id="418" w:author="Ramiro Martins" w:date="2026-10-12T15:01:00Z" w16du:dateUtc="2026-10-12T14:01:00Z">
        <w:r w:rsidR="000F6C27">
          <w:t>were</w:t>
        </w:r>
      </w:ins>
      <w:del w:id="419" w:author="Ramiro Martins" w:date="2026-10-12T15:01:00Z" w16du:dateUtc="2026-10-12T14:01:00Z">
        <w:r w:rsidDel="000F6C27">
          <w:delText>are</w:delText>
        </w:r>
      </w:del>
      <w:r>
        <w:t xml:space="preserve"> lower than those reported for similar co-digestion systems. Aguiar et al. (2026) </w:t>
      </w:r>
      <w:r>
        <w:lastRenderedPageBreak/>
        <w:t>investigated the co-digestion of sugarcane vinasse and cattle manure in a semi-continuous stirred-tank reactor and reported volumetric CH4 productivities of 3981–5269 Nm L CH4 /L /d for mixing ratios of 5:1 and 1:1 (v/m), respectively, at OLRs of 1.7–4.1 VS /m³/d. These values are two orders of magnitude higher than the maximum volumetric productivity of 44.6 Nm L CH4 /L /d obtained in the present study. The large difference is primarily due to the much higher OLR applied by Aguiar et al. (2026) and the different substrate chara</w:t>
      </w:r>
      <w:ins w:id="420" w:author="Ramiro Martins" w:date="2026-10-12T15:01:00Z" w16du:dateUtc="2026-10-12T14:01:00Z">
        <w:r w:rsidR="000F6C27">
          <w:t>cteristics of the two studies</w:t>
        </w:r>
      </w:ins>
      <w:del w:id="421" w:author="Ramiro Martins" w:date="2026-10-12T15:01:00Z" w16du:dateUtc="2026-10-12T14:01:00Z">
        <w:r w:rsidDel="000F6C27">
          <w:delText>cteristics</w:delText>
        </w:r>
      </w:del>
      <w:r>
        <w:t>. Aguiar et al. (2026) also reported that the addition of GL as a supplementary organic substrate compromised system stability, which is consistent with the VFA accumulation and pH fluctuations observed in the present study during the co-digestion phase.</w:t>
      </w:r>
    </w:p>
    <w:p w14:paraId="4568DA5B" w14:textId="4D94CC56" w:rsidR="002B39CF" w:rsidRDefault="00000000">
      <w:pPr>
        <w:pStyle w:val="Corpodetexto"/>
      </w:pPr>
      <w:r>
        <w:t xml:space="preserve">Longanesi (2016) reported CH4 yields from grape pomace digestion ranging from 20.4 NL CH4 /VS in batch mode to 160 NL CH4 /VS in continuous mode at an OLR of 0.4 VS /L /d. The continuous-mode yield of 160 NL CH4 /VS </w:t>
      </w:r>
      <w:ins w:id="422" w:author="Ramiro Martins" w:date="2026-10-12T15:01:00Z" w16du:dateUtc="2026-10-12T14:01:00Z">
        <w:r w:rsidR="000F6C27">
          <w:t>was</w:t>
        </w:r>
      </w:ins>
      <w:del w:id="423" w:author="Ramiro Martins" w:date="2026-10-12T15:01:00Z" w16du:dateUtc="2026-10-12T14:01:00Z">
        <w:r w:rsidDel="000F6C27">
          <w:delText>is</w:delText>
        </w:r>
      </w:del>
      <w:r>
        <w:t xml:space="preserve"> equivalent to 160 Nm L CH4 /g VS, which </w:t>
      </w:r>
      <w:ins w:id="424" w:author="Ramiro Martins" w:date="2026-10-12T15:01:00Z" w16du:dateUtc="2026-10-12T14:01:00Z">
        <w:r w:rsidR="000F6C27">
          <w:t>was</w:t>
        </w:r>
      </w:ins>
      <w:del w:id="425" w:author="Ramiro Martins" w:date="2026-10-12T15:01:00Z" w16du:dateUtc="2026-10-12T14:01:00Z">
        <w:r w:rsidDel="000F6C27">
          <w:delText>is</w:delText>
        </w:r>
      </w:del>
      <w:r>
        <w:t xml:space="preserve"> higher than the overall yield of 28.96 Nm L CH4 /g VS_fed obtained in this experiment. However, it should be noted that Longanesi (2016) used grape pomace as the sole substrate, whereas the present </w:t>
      </w:r>
      <w:ins w:id="426" w:author="Ramiro Martins" w:date="2026-10-12T15:01:00Z" w16du:dateUtc="2026-10-12T14:01:00Z">
        <w:r w:rsidR="000F6C27">
          <w:t>study</w:t>
        </w:r>
      </w:ins>
      <w:del w:id="427" w:author="Ramiro Martins" w:date="2026-10-12T15:01:00Z" w16du:dateUtc="2026-10-12T14:01:00Z">
        <w:r w:rsidDel="000F6C27">
          <w:delText>experiment</w:delText>
        </w:r>
      </w:del>
      <w:r>
        <w:t xml:space="preserve"> used a mixture of FW and C-GL. Longanesi (2016) also repo</w:t>
      </w:r>
      <w:ins w:id="428" w:author="Ramiro Martins" w:date="2026-10-12T15:04:00Z" w16du:dateUtc="2026-10-12T14:04:00Z">
        <w:r w:rsidR="00BC6FB8">
          <w:t xml:space="preserve">rted that the </w:t>
        </w:r>
      </w:ins>
      <w:del w:id="429" w:author="Ramiro Martins" w:date="2026-10-12T15:04:00Z" w16du:dateUtc="2026-10-12T14:04:00Z">
        <w:r w:rsidDel="00BC6FB8">
          <w:delText xml:space="preserve">rted that </w:delText>
        </w:r>
      </w:del>
      <w:r>
        <w:t>co-digestion of grape pomace with maize silage improved the CH4 yield by 113.5 NL CH4 /VS, highlighting the benefits of co-digestion for balancin</w:t>
      </w:r>
      <w:ins w:id="430" w:author="Ramiro Martins" w:date="2026-10-12T15:04:00Z" w16du:dateUtc="2026-10-12T14:04:00Z">
        <w:r w:rsidR="00BC6FB8">
          <w:t xml:space="preserve">g the C/N ratio </w:t>
        </w:r>
      </w:ins>
      <w:del w:id="431" w:author="Ramiro Martins" w:date="2026-10-12T15:04:00Z" w16du:dateUtc="2026-10-12T14:04:00Z">
        <w:r w:rsidDel="00BC6FB8">
          <w:delText xml:space="preserve">g the C/N </w:delText>
        </w:r>
      </w:del>
      <w:r>
        <w:t>and diluting inhibitory compounds.</w:t>
      </w:r>
    </w:p>
    <w:p w14:paraId="628DB604" w14:textId="6650FF13" w:rsidR="002B39CF" w:rsidRDefault="00000000">
      <w:pPr>
        <w:pStyle w:val="Corpodetexto"/>
      </w:pPr>
      <w:r>
        <w:t>The lower CH4 yields obtained in this study can be attributed to several factors. First, the single-stage configuration may have limited the hydrolysis and acidogenesis of the FW, as the optimal conditions for these processes differ from those for methanogenesis. Srimachai et al. (2025) demonstrated that a two-stage system (STR</w:t>
      </w:r>
      <w:ins w:id="432" w:author="Ramiro Martins" w:date="2026-10-12T15:04:00Z" w16du:dateUtc="2026-10-12T14:04:00Z">
        <w:r w:rsidR="00BC6FB8">
          <w:t>–</w:t>
        </w:r>
      </w:ins>
      <w:del w:id="433" w:author="Ramiro Martins" w:date="2026-10-12T15:04:00Z" w16du:dateUtc="2026-10-12T14:04:00Z">
        <w:r w:rsidDel="00BC6FB8">
          <w:delText xml:space="preserve"> - </w:delText>
        </w:r>
      </w:del>
      <w:r>
        <w:t xml:space="preserve">tubular reactor) can enhance CH4 production by separating the </w:t>
      </w:r>
      <w:ins w:id="434" w:author="Ramiro Martins" w:date="2026-10-12T15:04:00Z" w16du:dateUtc="2026-10-12T14:04:00Z">
        <w:r w:rsidR="00BC6FB8">
          <w:t>hydrogen-producing</w:t>
        </w:r>
      </w:ins>
      <w:del w:id="435" w:author="Ramiro Martins" w:date="2026-10-12T15:04:00Z" w16du:dateUtc="2026-10-12T14:04:00Z">
        <w:r w:rsidDel="00BC6FB8">
          <w:delText>hydrogen producing</w:delText>
        </w:r>
      </w:del>
      <w:r>
        <w:t xml:space="preserve"> and CH4-producing phases. Second, the C-GL impurities may have inhibited methanogenic activity. Anand &amp; Saxena (2012) reported that C-GL from biodiesel production contains </w:t>
      </w:r>
      <w:ins w:id="436" w:author="Ramiro Martins" w:date="2026-10-12T15:05:00Z" w16du:dateUtc="2026-10-12T14:05:00Z">
        <w:r w:rsidR="00BC6FB8">
          <w:t>impurities,</w:t>
        </w:r>
      </w:ins>
      <w:del w:id="437" w:author="Ramiro Martins" w:date="2026-10-12T15:05:00Z" w16du:dateUtc="2026-10-12T14:05:00Z">
        <w:r w:rsidDel="00BC6FB8">
          <w:delText>impurities</w:delText>
        </w:r>
      </w:del>
      <w:r>
        <w:t xml:space="preserve"> such as methanol, soaps, and free f</w:t>
      </w:r>
      <w:ins w:id="438" w:author="Ramiro Martins" w:date="2026-10-12T15:05:00Z" w16du:dateUtc="2026-10-12T14:05:00Z">
        <w:r w:rsidR="00BC6FB8">
          <w:t>atty acids,</w:t>
        </w:r>
      </w:ins>
      <w:del w:id="439" w:author="Ramiro Martins" w:date="2026-10-12T15:05:00Z" w16du:dateUtc="2026-10-12T14:05:00Z">
        <w:r w:rsidDel="00BC6FB8">
          <w:delText>atty acids</w:delText>
        </w:r>
      </w:del>
      <w:r>
        <w:t xml:space="preserve"> that can inhibit microbial growth and fermentation. Third, the vfa/alk fluctuated from 0.3–1.2, indicating potential process instability. Ribas et al. (2007) emphasised the importance of accurate VFA and Alk measurements for timely detection of process imbalance. Fourth, </w:t>
      </w:r>
      <w:del w:id="440" w:author="Ramiro Martins" w:date="2026-10-12T15:05:00Z" w16du:dateUtc="2026-10-12T14:05:00Z">
        <w:r w:rsidDel="00BC6FB8">
          <w:delText xml:space="preserve">the </w:delText>
        </w:r>
      </w:del>
      <w:r>
        <w:t xml:space="preserve">fungal contamination observed during </w:t>
      </w:r>
      <w:ins w:id="441" w:author="Ramiro Martins" w:date="2026-10-12T15:05:00Z" w16du:dateUtc="2026-10-12T14:05:00Z">
        <w:r w:rsidR="00BC6FB8">
          <w:t>reactor cleaning</w:t>
        </w:r>
      </w:ins>
      <w:del w:id="442" w:author="Ramiro Martins" w:date="2026-10-12T15:05:00Z" w16du:dateUtc="2026-10-12T14:05:00Z">
        <w:r w:rsidDel="00BC6FB8">
          <w:delText>the cleaning of the reactor</w:delText>
        </w:r>
      </w:del>
      <w:r>
        <w:t xml:space="preserve"> may have competed with methanogens for substrate, potentially reducing CH4 production. Degueurce et al. (2020) reported that storage of FW can lead to the growth of fungi and other microorganisms that consume organic matter and produce inhibitory compounds.</w:t>
      </w:r>
    </w:p>
    <w:p w14:paraId="718C92F0" w14:textId="0A23C29E" w:rsidR="002B39CF" w:rsidRDefault="00000000">
      <w:pPr>
        <w:pStyle w:val="Corpodetexto"/>
      </w:pPr>
      <w:r>
        <w:t>Despite the lower yields, the results demonstrate that CH4 production was maintained throughout the experimental period, confirming the technical feasibility of co-digesting FW and C-GL in a single-stage system. The specific CH4 yield during the co-digestion phase (19.71 Nm L CH4 /g VS_fed) was l</w:t>
      </w:r>
      <w:ins w:id="443" w:author="Ramiro Martins" w:date="2026-10-12T15:05:00Z" w16du:dateUtc="2026-10-12T14:05:00Z">
        <w:r w:rsidR="00BC6FB8">
          <w:t xml:space="preserve">ower than that </w:t>
        </w:r>
      </w:ins>
      <w:del w:id="444" w:author="Ramiro Martins" w:date="2026-10-12T15:05:00Z" w16du:dateUtc="2026-10-12T14:05:00Z">
        <w:r w:rsidDel="00BC6FB8">
          <w:delText xml:space="preserve">ower than </w:delText>
        </w:r>
      </w:del>
      <w:r>
        <w:t>during the adaptation phase, but the volumetric productivity was higher, indicating that the reactor was able to handle increased OLRs. These findings are consis</w:t>
      </w:r>
      <w:ins w:id="445" w:author="Ramiro Martins" w:date="2026-10-12T15:05:00Z" w16du:dateUtc="2026-10-12T14:05:00Z">
        <w:r w:rsidR="00BC6FB8">
          <w:t xml:space="preserve">tent with those of </w:t>
        </w:r>
      </w:ins>
      <w:del w:id="446" w:author="Ramiro Martins" w:date="2026-10-12T15:05:00Z" w16du:dateUtc="2026-10-12T14:05:00Z">
        <w:r w:rsidDel="00BC6FB8">
          <w:delText xml:space="preserve">tent with </w:delText>
        </w:r>
      </w:del>
      <w:r>
        <w:t>Gebreegziabher et al. (2025), who reported that co-digestion of C-GL with nitrogen-</w:t>
      </w:r>
      <w:r>
        <w:lastRenderedPageBreak/>
        <w:t xml:space="preserve">rich </w:t>
      </w:r>
      <w:ins w:id="447" w:author="Ramiro Martins" w:date="2026-10-12T15:05:00Z" w16du:dateUtc="2026-10-12T14:05:00Z">
        <w:r w:rsidR="00BC6FB8">
          <w:t>substrates,</w:t>
        </w:r>
      </w:ins>
      <w:del w:id="448" w:author="Ramiro Martins" w:date="2026-10-12T15:05:00Z" w16du:dateUtc="2026-10-12T14:05:00Z">
        <w:r w:rsidDel="00BC6FB8">
          <w:delText>substrates</w:delText>
        </w:r>
      </w:del>
      <w:r>
        <w:t xml:space="preserve"> </w:t>
      </w:r>
      <w:ins w:id="449" w:author="Ramiro Martins" w:date="2026-10-12T15:05:00Z" w16du:dateUtc="2026-10-12T14:05:00Z">
        <w:r w:rsidR="00BC6FB8">
          <w:t>such as FW,</w:t>
        </w:r>
      </w:ins>
      <w:del w:id="450" w:author="Ramiro Martins" w:date="2026-10-12T15:05:00Z" w16du:dateUtc="2026-10-12T14:05:00Z">
        <w:r w:rsidDel="00BC6FB8">
          <w:delText>such as FW</w:delText>
        </w:r>
      </w:del>
      <w:r>
        <w:t xml:space="preserve"> can enhance biogas production by balancin</w:t>
      </w:r>
      <w:ins w:id="451" w:author="Ramiro Martins" w:date="2026-10-12T15:05:00Z" w16du:dateUtc="2026-10-12T14:05:00Z">
        <w:r w:rsidR="00BC6FB8">
          <w:t xml:space="preserve">g the C/N ratio </w:t>
        </w:r>
      </w:ins>
      <w:del w:id="452" w:author="Ramiro Martins" w:date="2026-10-12T15:05:00Z" w16du:dateUtc="2026-10-12T14:05:00Z">
        <w:r w:rsidDel="00BC6FB8">
          <w:delText xml:space="preserve">g the C/N </w:delText>
        </w:r>
      </w:del>
      <w:r>
        <w:t xml:space="preserve">and providing essential nutrients. However, the accumulation of VFAs and </w:t>
      </w:r>
      <w:del w:id="453" w:author="Ramiro Martins" w:date="2026-10-12T15:05:00Z" w16du:dateUtc="2026-10-12T14:05:00Z">
        <w:r w:rsidDel="00BC6FB8">
          <w:delText xml:space="preserve">the </w:delText>
        </w:r>
      </w:del>
      <w:r>
        <w:t>decrease in pH observed during the co-digestion phase highlight the need for careful monitoring and control of the OLR. Tomczak et al. (2025) recommended that the C-GL content in the feedstock should not exceed 8 % (volume/volume) to avoid inhibition, and that the OLR should be adjusted based on the buffering capacity of the system.</w:t>
      </w:r>
    </w:p>
    <w:p w14:paraId="38EDF913" w14:textId="77777777" w:rsidR="002B39CF" w:rsidRDefault="00000000">
      <w:pPr>
        <w:pStyle w:val="Ttulo1"/>
      </w:pPr>
      <w:bookmarkStart w:id="454" w:name="conclusion"/>
      <w:bookmarkEnd w:id="371"/>
      <w:r>
        <w:rPr>
          <w:rStyle w:val="SectionNumber"/>
        </w:rPr>
        <w:t>7</w:t>
      </w:r>
      <w:r>
        <w:tab/>
        <w:t>Conclusion</w:t>
      </w:r>
    </w:p>
    <w:p w14:paraId="1C79195C" w14:textId="6F647BC2" w:rsidR="002B39CF" w:rsidRDefault="00000000">
      <w:pPr>
        <w:pStyle w:val="FirstParagraph"/>
      </w:pPr>
      <w:r>
        <w:t xml:space="preserve">A direct comparison of the co-digestion and C-GL only phases </w:t>
      </w:r>
      <w:ins w:id="455" w:author="Ramiro Martins" w:date="2026-10-12T15:05:00Z" w16du:dateUtc="2026-10-12T14:05:00Z">
        <w:r w:rsidR="00BC6FB8">
          <w:t>revealed</w:t>
        </w:r>
      </w:ins>
      <w:del w:id="456" w:author="Ramiro Martins" w:date="2026-10-12T15:05:00Z" w16du:dateUtc="2026-10-12T14:05:00Z">
        <w:r w:rsidDel="00BC6FB8">
          <w:delText>reveals</w:delText>
        </w:r>
      </w:del>
      <w:r>
        <w:t xml:space="preserve"> that the co-digestion of FW and C-GL resulted in higher biogas yields and more stable operation. The pH decreased faster with the co-digestion, while with C-GL only phase it did not decrease that fast, and even grew with the KHCO3 that was added to maintain the pH. These results support the hypothesis that C-GL, when co-digested with FW, can enhance biogas production by balancing the C/N and providing readily available carbon, whereas C-GL alone may work, but would need a different setup and ajustments.</w:t>
      </w:r>
    </w:p>
    <w:p w14:paraId="6CCE8E86" w14:textId="30F9C551" w:rsidR="002B39CF" w:rsidRDefault="00000000">
      <w:pPr>
        <w:pStyle w:val="Corpodetexto"/>
      </w:pPr>
      <w:r>
        <w:t>The C-GL only phase</w:t>
      </w:r>
      <w:del w:id="457" w:author="Ramiro Martins" w:date="2026-10-12T15:05:00Z" w16du:dateUtc="2026-10-12T14:05:00Z">
        <w:r w:rsidDel="00BC6FB8">
          <w:delText>,</w:delText>
        </w:r>
      </w:del>
      <w:r>
        <w:t xml:space="preserve"> should not be considered strictly worse than the co-digestion of FW and C-GL, since both phases were performed in sequence, in the same reactor, and this could have given the C-GL phase disadvantages in a contaminated or exhausted environment.</w:t>
      </w:r>
    </w:p>
    <w:p w14:paraId="4B3E9C0C" w14:textId="34C8FF8A" w:rsidR="002B39CF" w:rsidRDefault="00000000">
      <w:pPr>
        <w:pStyle w:val="Corpodetexto"/>
      </w:pPr>
      <w:r>
        <w:t xml:space="preserve">Using C-GL, with some P-GL to make the necessary adjustment to balance the C/N, could be a viable solution for the C-GL problem. Its only major problem is that C-GL contains a lot of impurities that can affect </w:t>
      </w:r>
      <w:del w:id="458" w:author="Ramiro Martins" w:date="2026-10-12T15:06:00Z" w16du:dateUtc="2026-10-12T14:06:00Z">
        <w:r w:rsidDel="00BC6FB8">
          <w:delText xml:space="preserve">the </w:delText>
        </w:r>
      </w:del>
      <w:r>
        <w:t xml:space="preserve">anaerobic digestion, and for a system that can reliably consume it, it will need </w:t>
      </w:r>
      <w:del w:id="459" w:author="Ramiro Martins" w:date="2026-10-12T15:06:00Z" w16du:dateUtc="2026-10-12T14:06:00Z">
        <w:r w:rsidDel="00BC6FB8">
          <w:delText xml:space="preserve">a </w:delText>
        </w:r>
      </w:del>
      <w:r>
        <w:t>better control of its substrate.</w:t>
      </w:r>
    </w:p>
    <w:p w14:paraId="3BF54B75" w14:textId="4367A0B5" w:rsidR="002B39CF" w:rsidRDefault="00000000">
      <w:pPr>
        <w:pStyle w:val="Corpodetexto"/>
      </w:pPr>
      <w:r>
        <w:t xml:space="preserve">During the </w:t>
      </w:r>
      <w:ins w:id="460" w:author="Ramiro Martins" w:date="2026-10-12T15:06:00Z" w16du:dateUtc="2026-10-12T14:06:00Z">
        <w:r w:rsidR="00BC6FB8">
          <w:t>entire</w:t>
        </w:r>
      </w:ins>
      <w:del w:id="461" w:author="Ramiro Martins" w:date="2026-10-12T15:06:00Z" w16du:dateUtc="2026-10-12T14:06:00Z">
        <w:r w:rsidDel="00BC6FB8">
          <w:delText>whole</w:delText>
        </w:r>
      </w:del>
      <w:r>
        <w:t xml:space="preserve"> process, the </w:t>
      </w:r>
      <w:ins w:id="462" w:author="Ramiro Martins" w:date="2026-10-12T15:06:00Z" w16du:dateUtc="2026-10-12T14:06:00Z">
        <w:r w:rsidR="00BC6FB8">
          <w:t>highest</w:t>
        </w:r>
      </w:ins>
      <w:del w:id="463" w:author="Ramiro Martins" w:date="2026-10-12T15:06:00Z" w16du:dateUtc="2026-10-12T14:06:00Z">
        <w:r w:rsidDel="00BC6FB8">
          <w:delText>biggest</w:delText>
        </w:r>
      </w:del>
      <w:r>
        <w:t xml:space="preserve"> production o</w:t>
      </w:r>
      <w:ins w:id="464" w:author="Ramiro Martins" w:date="2026-10-12T15:06:00Z" w16du:dateUtc="2026-10-12T14:06:00Z">
        <w:r w:rsidR="00BC6FB8">
          <w:t xml:space="preserve">f CH4 was observed </w:t>
        </w:r>
      </w:ins>
      <w:del w:id="465" w:author="Ramiro Martins" w:date="2026-10-12T15:06:00Z" w16du:dateUtc="2026-10-12T14:06:00Z">
        <w:r w:rsidDel="00BC6FB8">
          <w:delText xml:space="preserve">f CH4 was </w:delText>
        </w:r>
      </w:del>
      <w:r>
        <w:t xml:space="preserve">when vfa/alk was </w:t>
      </w:r>
      <w:ins w:id="466" w:author="Ramiro Martins" w:date="2026-10-12T15:06:00Z" w16du:dateUtc="2026-10-12T14:06:00Z">
        <w:r w:rsidR="00BC6FB8">
          <w:t>at</w:t>
        </w:r>
      </w:ins>
      <w:del w:id="467" w:author="Ramiro Martins" w:date="2026-10-12T15:06:00Z" w16du:dateUtc="2026-10-12T14:06:00Z">
        <w:r w:rsidDel="00BC6FB8">
          <w:delText>with</w:delText>
        </w:r>
      </w:del>
      <w:r>
        <w:t xml:space="preserve"> a pH of</w:t>
      </w:r>
      <w:del w:id="468" w:author="Ramiro Martins" w:date="2026-10-12T15:06:00Z" w16du:dateUtc="2026-10-12T14:06:00Z">
        <w:r w:rsidDel="00BC6FB8">
          <w:delText xml:space="preserve"> </w:delText>
        </w:r>
      </w:del>
      <w:r>
        <w:t>, during the C-GL only phase, even with not optimal values of pH and vfa/alk, it was able to maintain a reasonable amount of production of CH4, showing that it can be a suitable substrate for AD.</w:t>
      </w:r>
    </w:p>
    <w:p w14:paraId="4C5C8BD7" w14:textId="30171EB7" w:rsidR="002B39CF" w:rsidRDefault="00000000">
      <w:pPr>
        <w:pStyle w:val="Corpodetexto"/>
      </w:pPr>
      <w:r>
        <w:t xml:space="preserve">The CH4 yield obtained (28.96 Nm L CH4 /g VS_fed) </w:t>
      </w:r>
      <w:ins w:id="469" w:author="Ramiro Martins" w:date="2026-10-12T15:06:00Z" w16du:dateUtc="2026-10-12T14:06:00Z">
        <w:r w:rsidR="00BC6FB8">
          <w:t>was</w:t>
        </w:r>
      </w:ins>
      <w:del w:id="470" w:author="Ramiro Martins" w:date="2026-10-12T15:06:00Z" w16du:dateUtc="2026-10-12T14:06:00Z">
        <w:r w:rsidDel="00BC6FB8">
          <w:delText>is</w:delText>
        </w:r>
      </w:del>
      <w:r>
        <w:t xml:space="preserve"> l</w:t>
      </w:r>
      <w:ins w:id="471" w:author="Ramiro Martins" w:date="2026-10-12T15:06:00Z" w16du:dateUtc="2026-10-12T14:06:00Z">
        <w:r w:rsidR="00BC6FB8">
          <w:t xml:space="preserve">ower than the </w:t>
        </w:r>
      </w:ins>
      <w:del w:id="472" w:author="Ramiro Martins" w:date="2026-10-12T15:06:00Z" w16du:dateUtc="2026-10-12T14:06:00Z">
        <w:r w:rsidDel="00BC6FB8">
          <w:delText xml:space="preserve">ower than </w:delText>
        </w:r>
      </w:del>
      <w:r>
        <w:t>values reported in the literature for similar co-digestion systems. The highest volumetric productivity (</w:t>
      </w:r>
      <w:del w:id="473" w:author="Ramiro Martins" w:date="2026-10-12T15:06:00Z" w16du:dateUtc="2026-10-12T14:06:00Z">
        <w:r w:rsidDel="00BC6FB8">
          <w:delText>0.0</w:delText>
        </w:r>
      </w:del>
      <w:r>
        <w:t>44</w:t>
      </w:r>
      <w:ins w:id="474" w:author="Ramiro Martins" w:date="2026-10-12T15:06:00Z" w16du:dateUtc="2026-10-12T14:06:00Z">
        <w:r w:rsidR="00BC6FB8">
          <w:t>.</w:t>
        </w:r>
      </w:ins>
      <w:r>
        <w:t xml:space="preserve">6 </w:t>
      </w:r>
      <w:ins w:id="475" w:author="Ramiro Martins" w:date="2026-10-12T15:06:00Z" w16du:dateUtc="2026-10-12T14:06:00Z">
        <w:r w:rsidR="00BC6FB8">
          <w:t>m</w:t>
        </w:r>
      </w:ins>
      <w:r>
        <w:t xml:space="preserve">L /L_r /d) was observed during the co-digestion phase, while the highest specific yield (45.64 Nm L CH4 /g VS_fed) </w:t>
      </w:r>
      <w:ins w:id="476" w:author="Ramiro Martins" w:date="2026-10-12T15:07:00Z" w16du:dateUtc="2026-10-12T14:07:00Z">
        <w:r w:rsidR="00BC6FB8">
          <w:t>was recorded</w:t>
        </w:r>
      </w:ins>
      <w:del w:id="477" w:author="Ramiro Martins" w:date="2026-10-12T15:07:00Z" w16du:dateUtc="2026-10-12T14:07:00Z">
        <w:r w:rsidDel="00BC6FB8">
          <w:delText>occurred</w:delText>
        </w:r>
      </w:del>
      <w:r>
        <w:t xml:space="preserve"> during the adaptation phase. This shows the importance of controlling the OL</w:t>
      </w:r>
      <w:ins w:id="478" w:author="Ramiro Martins" w:date="2026-10-12T15:06:00Z" w16du:dateUtc="2026-10-12T14:06:00Z">
        <w:r w:rsidR="00BC6FB8">
          <w:t>R, vfa/alk,</w:t>
        </w:r>
      </w:ins>
      <w:del w:id="479" w:author="Ramiro Martins" w:date="2026-10-12T15:06:00Z" w16du:dateUtc="2026-10-12T14:06:00Z">
        <w:r w:rsidDel="00BC6FB8">
          <w:delText>R, vfa/alk</w:delText>
        </w:r>
      </w:del>
      <w:r>
        <w:t xml:space="preserve"> and </w:t>
      </w:r>
      <w:del w:id="480" w:author="Ramiro Martins" w:date="2026-10-12T15:06:00Z" w16du:dateUtc="2026-10-12T14:06:00Z">
        <w:r w:rsidDel="00BC6FB8">
          <w:delText xml:space="preserve">the </w:delText>
        </w:r>
      </w:del>
      <w:r>
        <w:t xml:space="preserve">amount of C-GL used to enhance </w:t>
      </w:r>
      <w:del w:id="481" w:author="Ramiro Martins" w:date="2026-10-12T15:06:00Z" w16du:dateUtc="2026-10-12T14:06:00Z">
        <w:r w:rsidDel="00BC6FB8">
          <w:delText xml:space="preserve">the </w:delText>
        </w:r>
      </w:del>
      <w:r>
        <w:t>CH4 production.</w:t>
      </w:r>
    </w:p>
    <w:p w14:paraId="156D83C3" w14:textId="18042A52" w:rsidR="002B39CF" w:rsidRDefault="00000000">
      <w:pPr>
        <w:pStyle w:val="Corpodetexto"/>
      </w:pPr>
      <w:r>
        <w:t xml:space="preserve">Future studies could </w:t>
      </w:r>
      <w:ins w:id="482" w:author="Ramiro Martins" w:date="2026-10-12T15:06:00Z" w16du:dateUtc="2026-10-12T14:06:00Z">
        <w:r w:rsidR="00BC6FB8">
          <w:t>investigate</w:t>
        </w:r>
      </w:ins>
      <w:del w:id="483" w:author="Ramiro Martins" w:date="2026-10-12T15:06:00Z" w16du:dateUtc="2026-10-12T14:06:00Z">
        <w:r w:rsidDel="00BC6FB8">
          <w:delText>involve on how to better</w:delText>
        </w:r>
      </w:del>
      <w:r>
        <w:t xml:space="preserve"> </w:t>
      </w:r>
      <w:ins w:id="484" w:author="Ramiro Martins" w:date="2026-10-12T15:06:00Z" w16du:dateUtc="2026-10-12T14:06:00Z">
        <w:r w:rsidR="00BC6FB8">
          <w:t>the use</w:t>
        </w:r>
      </w:ins>
      <w:del w:id="485" w:author="Ramiro Martins" w:date="2026-10-12T15:06:00Z" w16du:dateUtc="2026-10-12T14:06:00Z">
        <w:r w:rsidDel="00BC6FB8">
          <w:delText>use the</w:delText>
        </w:r>
      </w:del>
      <w:ins w:id="486" w:author="Ramiro Martins" w:date="2026-10-12T15:06:00Z" w16du:dateUtc="2026-10-12T14:06:00Z">
        <w:r w:rsidR="00BC6FB8">
          <w:t xml:space="preserve"> of </w:t>
        </w:r>
      </w:ins>
      <w:del w:id="487" w:author="Ramiro Martins" w:date="2026-10-12T15:06:00Z" w16du:dateUtc="2026-10-12T14:06:00Z">
        <w:r w:rsidDel="00BC6FB8">
          <w:delText xml:space="preserve"> </w:delText>
        </w:r>
      </w:del>
      <w:r>
        <w:t>C-GL as a feed</w:t>
      </w:r>
      <w:del w:id="488" w:author="Ramiro Martins" w:date="2026-10-12T15:06:00Z" w16du:dateUtc="2026-10-12T14:06:00Z">
        <w:r w:rsidDel="00BC6FB8">
          <w:delText>,</w:delText>
        </w:r>
      </w:del>
      <w:r>
        <w:t xml:space="preserve"> to mitigate its </w:t>
      </w:r>
      <w:ins w:id="489" w:author="Ramiro Martins" w:date="2026-10-12T15:06:00Z" w16du:dateUtc="2026-10-12T14:06:00Z">
        <w:r w:rsidR="00BC6FB8">
          <w:t>disadvantages</w:t>
        </w:r>
      </w:ins>
      <w:del w:id="490" w:author="Ramiro Martins" w:date="2026-10-12T15:06:00Z" w16du:dateUtc="2026-10-12T14:06:00Z">
        <w:r w:rsidDel="00BC6FB8">
          <w:delText>downside</w:delText>
        </w:r>
      </w:del>
      <w:r>
        <w:t xml:space="preserve">, </w:t>
      </w:r>
      <w:ins w:id="491" w:author="Ramiro Martins" w:date="2026-10-12T15:06:00Z" w16du:dateUtc="2026-10-12T14:06:00Z">
        <w:r w:rsidR="00BC6FB8">
          <w:t>such</w:t>
        </w:r>
      </w:ins>
      <w:del w:id="492" w:author="Ramiro Martins" w:date="2026-10-12T15:06:00Z" w16du:dateUtc="2026-10-12T14:06:00Z">
        <w:r w:rsidDel="00BC6FB8">
          <w:delText>related</w:delText>
        </w:r>
      </w:del>
      <w:r>
        <w:t xml:space="preserve"> </w:t>
      </w:r>
      <w:ins w:id="493" w:author="Ramiro Martins" w:date="2026-10-12T15:06:00Z" w16du:dateUtc="2026-10-12T14:06:00Z">
        <w:r w:rsidR="00BC6FB8">
          <w:t>as</w:t>
        </w:r>
      </w:ins>
      <w:del w:id="494" w:author="Ramiro Martins" w:date="2026-10-12T15:06:00Z" w16du:dateUtc="2026-10-12T14:06:00Z">
        <w:r w:rsidDel="00BC6FB8">
          <w:delText>to</w:delText>
        </w:r>
      </w:del>
      <w:r>
        <w:t xml:space="preserve"> impur</w:t>
      </w:r>
      <w:ins w:id="495" w:author="Ramiro Martins" w:date="2026-10-12T15:06:00Z" w16du:dateUtc="2026-10-12T14:06:00Z">
        <w:r w:rsidR="00BC6FB8">
          <w:t xml:space="preserve">ities and the </w:t>
        </w:r>
      </w:ins>
      <w:del w:id="496" w:author="Ramiro Martins" w:date="2026-10-12T15:06:00Z" w16du:dateUtc="2026-10-12T14:06:00Z">
        <w:r w:rsidDel="00BC6FB8">
          <w:delText xml:space="preserve">ities and </w:delText>
        </w:r>
      </w:del>
      <w:r>
        <w:t xml:space="preserve">need for an extra </w:t>
      </w:r>
      <w:ins w:id="497" w:author="Ramiro Martins" w:date="2026-10-12T15:06:00Z" w16du:dateUtc="2026-10-12T14:06:00Z">
        <w:r w:rsidR="00BC6FB8">
          <w:t>carbon-rich</w:t>
        </w:r>
      </w:ins>
      <w:del w:id="498" w:author="Ramiro Martins" w:date="2026-10-12T15:06:00Z" w16du:dateUtc="2026-10-12T14:06:00Z">
        <w:r w:rsidDel="00BC6FB8">
          <w:delText>carbon rich</w:delText>
        </w:r>
      </w:del>
      <w:r>
        <w:t xml:space="preserve"> substrate to balance the feed.</w:t>
      </w:r>
    </w:p>
    <w:p w14:paraId="25647C59" w14:textId="77777777" w:rsidR="002B39CF" w:rsidRDefault="00000000">
      <w:pPr>
        <w:pStyle w:val="Bibliografia"/>
      </w:pPr>
      <w:bookmarkStart w:id="499" w:name="ref-aguiar2026"/>
      <w:bookmarkStart w:id="500" w:name="refs"/>
      <w:r>
        <w:t xml:space="preserve">Aguiar, A. B., Rodriguez, R., Fuess, L. T., Holm-Nielsen, J. B., &amp; Moraes, B. (2026). </w:t>
      </w:r>
      <w:r>
        <w:rPr>
          <w:i/>
          <w:iCs/>
        </w:rPr>
        <w:t xml:space="preserve">Biogas production from the anaerobic co-digestion of agro-industrial wastes: </w:t>
      </w:r>
      <w:r>
        <w:rPr>
          <w:i/>
          <w:iCs/>
        </w:rPr>
        <w:lastRenderedPageBreak/>
        <w:t>Operation of a s-CSTR reactor under simulated sugarcane season and off-season conditions</w:t>
      </w:r>
      <w:r>
        <w:t xml:space="preserve">. SSRN. </w:t>
      </w:r>
      <w:hyperlink r:id="rId18">
        <w:r>
          <w:rPr>
            <w:rStyle w:val="Hiperligao"/>
          </w:rPr>
          <w:t>https://doi.org/10.2139/ssrn.6315202</w:t>
        </w:r>
      </w:hyperlink>
    </w:p>
    <w:p w14:paraId="1B033821" w14:textId="77777777" w:rsidR="002B39CF" w:rsidRDefault="00000000">
      <w:pPr>
        <w:pStyle w:val="Bibliografia"/>
      </w:pPr>
      <w:bookmarkStart w:id="501" w:name="ref-albizzati2021"/>
      <w:bookmarkEnd w:id="499"/>
      <w:r>
        <w:t xml:space="preserve">Albizzati, P. F., Tonini, D., &amp; Astrup, T. F. (2021). A quantitative sustainability assessment of food waste management in the European Union. </w:t>
      </w:r>
      <w:r>
        <w:rPr>
          <w:i/>
          <w:iCs/>
        </w:rPr>
        <w:t>Environmental Science &amp; Technology</w:t>
      </w:r>
      <w:r>
        <w:t xml:space="preserve">, </w:t>
      </w:r>
      <w:r>
        <w:rPr>
          <w:i/>
          <w:iCs/>
        </w:rPr>
        <w:t>55</w:t>
      </w:r>
      <w:r>
        <w:t xml:space="preserve">(23), 16099–16110. </w:t>
      </w:r>
      <w:hyperlink r:id="rId19">
        <w:r>
          <w:rPr>
            <w:rStyle w:val="Hiperligao"/>
          </w:rPr>
          <w:t>https://doi.org/10.1021/acs.est.1c03940</w:t>
        </w:r>
      </w:hyperlink>
    </w:p>
    <w:p w14:paraId="658CFCA3" w14:textId="77777777" w:rsidR="002B39CF" w:rsidRDefault="00000000">
      <w:pPr>
        <w:pStyle w:val="Bibliografia"/>
      </w:pPr>
      <w:bookmarkStart w:id="502" w:name="ref-anand2012"/>
      <w:bookmarkEnd w:id="501"/>
      <w:r>
        <w:t xml:space="preserve">Anand, P., &amp; Saxena, R. K. (2012). A comparative study of solvent-assisted pretreatment of biodiesel derived crude glycerol on growth and 1,3-propanediol production from Citrobacter freundii. </w:t>
      </w:r>
      <w:r>
        <w:rPr>
          <w:i/>
          <w:iCs/>
        </w:rPr>
        <w:t>New Biotechnology</w:t>
      </w:r>
      <w:r>
        <w:t xml:space="preserve">, </w:t>
      </w:r>
      <w:r>
        <w:rPr>
          <w:i/>
          <w:iCs/>
        </w:rPr>
        <w:t>29</w:t>
      </w:r>
      <w:r>
        <w:t xml:space="preserve">(2), 199–205. </w:t>
      </w:r>
      <w:hyperlink r:id="rId20">
        <w:r>
          <w:rPr>
            <w:rStyle w:val="Hiperligao"/>
          </w:rPr>
          <w:t>https://doi.org/10.1016/j.nbt.2011.05.010</w:t>
        </w:r>
      </w:hyperlink>
    </w:p>
    <w:p w14:paraId="6CC4F153" w14:textId="77777777" w:rsidR="002B39CF" w:rsidRDefault="00000000">
      <w:pPr>
        <w:pStyle w:val="Bibliografia"/>
      </w:pPr>
      <w:bookmarkStart w:id="503" w:name="ref-attarbachi2023"/>
      <w:bookmarkEnd w:id="502"/>
      <w:r>
        <w:t xml:space="preserve">Attarbachi, T., Kingsley, M. D., &amp; Spallina, V. (2023). New trends on crude glycerol purification: A review. </w:t>
      </w:r>
      <w:r>
        <w:rPr>
          <w:i/>
          <w:iCs/>
        </w:rPr>
        <w:t>Fuel</w:t>
      </w:r>
      <w:r>
        <w:t xml:space="preserve">, </w:t>
      </w:r>
      <w:r>
        <w:rPr>
          <w:i/>
          <w:iCs/>
        </w:rPr>
        <w:t>340</w:t>
      </w:r>
      <w:r>
        <w:t xml:space="preserve">, 127485. </w:t>
      </w:r>
      <w:hyperlink r:id="rId21">
        <w:r>
          <w:rPr>
            <w:rStyle w:val="Hiperligao"/>
          </w:rPr>
          <w:t>https://doi.org/10.1016/j.fuel.2023.127485</w:t>
        </w:r>
      </w:hyperlink>
    </w:p>
    <w:p w14:paraId="5A6ADD82" w14:textId="77777777" w:rsidR="002B39CF" w:rsidRDefault="00000000">
      <w:pPr>
        <w:pStyle w:val="Bibliografia"/>
      </w:pPr>
      <w:bookmarkStart w:id="504" w:name="ref-choorit2007"/>
      <w:bookmarkEnd w:id="503"/>
      <w:r>
        <w:t xml:space="preserve">Choorit, P., Wanna AND Wisarnwan. (2007). Effect of temperature on the anaerobic digestion of palm oil mill effluent. </w:t>
      </w:r>
      <w:r>
        <w:rPr>
          <w:i/>
          <w:iCs/>
        </w:rPr>
        <w:t>Electronic Journal of Biotechnology</w:t>
      </w:r>
      <w:r>
        <w:t xml:space="preserve">, </w:t>
      </w:r>
      <w:r>
        <w:rPr>
          <w:i/>
          <w:iCs/>
        </w:rPr>
        <w:t>10</w:t>
      </w:r>
      <w:r>
        <w:t xml:space="preserve">, 376–385. </w:t>
      </w:r>
      <w:hyperlink r:id="rId22">
        <w:r>
          <w:rPr>
            <w:rStyle w:val="Hiperligao"/>
          </w:rPr>
          <w:t>https://doi.org/10.2225/vol10-issue3-fulltext-7</w:t>
        </w:r>
      </w:hyperlink>
    </w:p>
    <w:p w14:paraId="50C0B4B1" w14:textId="77777777" w:rsidR="002B39CF" w:rsidRDefault="00000000">
      <w:pPr>
        <w:pStyle w:val="Bibliografia"/>
      </w:pPr>
      <w:bookmarkStart w:id="505" w:name="ref-degueurce2020"/>
      <w:bookmarkEnd w:id="504"/>
      <w:r>
        <w:t xml:space="preserve">Degueurce, A., Picard, S., Peu, P., &amp; Trémier, A. (2020). Storage of food waste: Variations of physical–chemical characteristics and consequences on biomethane potential. </w:t>
      </w:r>
      <w:r>
        <w:rPr>
          <w:i/>
          <w:iCs/>
        </w:rPr>
        <w:t>Waste and Biomass Valorization</w:t>
      </w:r>
      <w:r>
        <w:t xml:space="preserve">, </w:t>
      </w:r>
      <w:r>
        <w:rPr>
          <w:i/>
          <w:iCs/>
        </w:rPr>
        <w:t>11</w:t>
      </w:r>
      <w:r>
        <w:t xml:space="preserve">(6), 2441–2454. </w:t>
      </w:r>
      <w:hyperlink r:id="rId23">
        <w:r>
          <w:rPr>
            <w:rStyle w:val="Hiperligao"/>
          </w:rPr>
          <w:t>https://doi.org/10.1007/s12649-018-00570-0</w:t>
        </w:r>
      </w:hyperlink>
    </w:p>
    <w:p w14:paraId="0BE0DCCB" w14:textId="77777777" w:rsidR="002B39CF" w:rsidRDefault="00000000">
      <w:pPr>
        <w:pStyle w:val="Bibliografia"/>
      </w:pPr>
      <w:bookmarkStart w:id="506" w:name="ref-garlapati2016"/>
      <w:bookmarkEnd w:id="505"/>
      <w:r>
        <w:t xml:space="preserve">Garlapati, V. K., Shankar, U., &amp; Budhiraja, A. (2016). Bioconversion technologies of crude glycerol to value added industrial products. </w:t>
      </w:r>
      <w:r>
        <w:rPr>
          <w:i/>
          <w:iCs/>
        </w:rPr>
        <w:t>Biotechnology Reports</w:t>
      </w:r>
      <w:r>
        <w:t xml:space="preserve">, </w:t>
      </w:r>
      <w:r>
        <w:rPr>
          <w:i/>
          <w:iCs/>
        </w:rPr>
        <w:t>9</w:t>
      </w:r>
      <w:r>
        <w:t xml:space="preserve">, 9–14. </w:t>
      </w:r>
      <w:hyperlink r:id="rId24">
        <w:r>
          <w:rPr>
            <w:rStyle w:val="Hiperligao"/>
          </w:rPr>
          <w:t>https://doi.org/10.1016/j.btre.2015.11.002</w:t>
        </w:r>
      </w:hyperlink>
    </w:p>
    <w:p w14:paraId="4C832034" w14:textId="77777777" w:rsidR="002B39CF" w:rsidRDefault="00000000">
      <w:pPr>
        <w:pStyle w:val="Bibliografia"/>
      </w:pPr>
      <w:bookmarkStart w:id="507" w:name="ref-gebreegziabher2025"/>
      <w:bookmarkEnd w:id="506"/>
      <w:r>
        <w:t xml:space="preserve">Gebreegziabher, B. W., Dubale, A. A., Adaramola, M. S., &amp; Morken, J. (2025). Advancing anaerobic digestion of biodiesel byproducts: A comprehensive review. </w:t>
      </w:r>
      <w:r>
        <w:rPr>
          <w:i/>
          <w:iCs/>
        </w:rPr>
        <w:t>BioEnergy Research</w:t>
      </w:r>
      <w:r>
        <w:t xml:space="preserve">, </w:t>
      </w:r>
      <w:r>
        <w:rPr>
          <w:i/>
          <w:iCs/>
        </w:rPr>
        <w:t>18</w:t>
      </w:r>
      <w:r>
        <w:t xml:space="preserve">(1), 15. </w:t>
      </w:r>
      <w:hyperlink r:id="rId25">
        <w:r>
          <w:rPr>
            <w:rStyle w:val="Hiperligao"/>
          </w:rPr>
          <w:t>https://doi.org/10.1007/s12155-025-10820-4</w:t>
        </w:r>
      </w:hyperlink>
    </w:p>
    <w:p w14:paraId="5D77372B" w14:textId="77777777" w:rsidR="002B39CF" w:rsidRDefault="00000000">
      <w:pPr>
        <w:pStyle w:val="Bibliografia"/>
      </w:pPr>
      <w:bookmarkStart w:id="508" w:name="ref-li2011"/>
      <w:bookmarkEnd w:id="507"/>
      <w:r>
        <w:t xml:space="preserve">Li, Y., Park, S. Y., &amp; Zhu, J. (2011). Solid-state anaerobic digestion for methane production from organic waste. </w:t>
      </w:r>
      <w:r>
        <w:rPr>
          <w:i/>
          <w:iCs/>
        </w:rPr>
        <w:t>Renewable and Sustainable Energy Reviews</w:t>
      </w:r>
      <w:r>
        <w:t xml:space="preserve">, </w:t>
      </w:r>
      <w:r>
        <w:rPr>
          <w:i/>
          <w:iCs/>
        </w:rPr>
        <w:t>15</w:t>
      </w:r>
      <w:r>
        <w:t>(1), 821–826. https://doi.org/</w:t>
      </w:r>
      <w:hyperlink r:id="rId26">
        <w:r>
          <w:rPr>
            <w:rStyle w:val="Hiperligao"/>
          </w:rPr>
          <w:t>https://doi.org/10.1016/j.rser.2010.07.042</w:t>
        </w:r>
      </w:hyperlink>
    </w:p>
    <w:p w14:paraId="418C4303" w14:textId="77777777" w:rsidR="002B39CF" w:rsidRDefault="00000000">
      <w:pPr>
        <w:pStyle w:val="Bibliografia"/>
      </w:pPr>
      <w:bookmarkStart w:id="509" w:name="ref-apha2023"/>
      <w:bookmarkEnd w:id="508"/>
      <w:r>
        <w:t xml:space="preserve">Lipps, W. C., Braun-Howland, E. B., &amp; Baxter, T. E. (Eds.). (2023). </w:t>
      </w:r>
      <w:r>
        <w:rPr>
          <w:i/>
          <w:iCs/>
        </w:rPr>
        <w:t>Standard methods for the examination of water and wastewater</w:t>
      </w:r>
      <w:r>
        <w:t xml:space="preserve"> (24th ed., p. 1536). American Public Health Association, American Water Works Association,; Water Environment Federation.</w:t>
      </w:r>
    </w:p>
    <w:p w14:paraId="3CF3B47D" w14:textId="77777777" w:rsidR="002B39CF" w:rsidRDefault="00000000">
      <w:pPr>
        <w:pStyle w:val="Bibliografia"/>
      </w:pPr>
      <w:bookmarkStart w:id="510" w:name="ref-longanesi2016"/>
      <w:bookmarkEnd w:id="509"/>
      <w:r>
        <w:t xml:space="preserve">Longanesi, L. (2016). </w:t>
      </w:r>
      <w:r>
        <w:rPr>
          <w:i/>
          <w:iCs/>
        </w:rPr>
        <w:t>Bioconversion of agro-food wastes into biofuels and biobased chemicals</w:t>
      </w:r>
      <w:r>
        <w:t xml:space="preserve"> [PhD thesis, Alma Mater Studiorum Università di Bologna]. </w:t>
      </w:r>
      <w:hyperlink r:id="rId27">
        <w:r>
          <w:rPr>
            <w:rStyle w:val="Hiperligao"/>
          </w:rPr>
          <w:t>https://doi.org/10.6092/unibo/amsdottorato/7388</w:t>
        </w:r>
      </w:hyperlink>
    </w:p>
    <w:p w14:paraId="6C5FF68D" w14:textId="77777777" w:rsidR="002B39CF" w:rsidRDefault="00000000">
      <w:pPr>
        <w:pStyle w:val="Bibliografia"/>
      </w:pPr>
      <w:bookmarkStart w:id="511" w:name="ref-posmanik2020"/>
      <w:bookmarkEnd w:id="510"/>
      <w:r>
        <w:lastRenderedPageBreak/>
        <w:t xml:space="preserve">Posmanik, R., Kim, A. H., Labatut, R. A., Usack, J. G., &amp; Angenent, L. T. (2020). Granular sludge is a preferable inoculum for the biochemical methane potential assay for two complex substrates. </w:t>
      </w:r>
      <w:r>
        <w:rPr>
          <w:i/>
          <w:iCs/>
        </w:rPr>
        <w:t>Bioresource Technology</w:t>
      </w:r>
      <w:r>
        <w:t xml:space="preserve">, </w:t>
      </w:r>
      <w:r>
        <w:rPr>
          <w:i/>
          <w:iCs/>
        </w:rPr>
        <w:t>309</w:t>
      </w:r>
      <w:r>
        <w:t>, 123359. https://doi.org/</w:t>
      </w:r>
      <w:hyperlink r:id="rId28">
        <w:r>
          <w:rPr>
            <w:rStyle w:val="Hiperligao"/>
          </w:rPr>
          <w:t>https://doi.org/10.1016/j.biortech.2020.123359</w:t>
        </w:r>
      </w:hyperlink>
    </w:p>
    <w:p w14:paraId="38826294" w14:textId="77777777" w:rsidR="002B39CF" w:rsidRDefault="00000000">
      <w:pPr>
        <w:pStyle w:val="Bibliografia"/>
      </w:pPr>
      <w:bookmarkStart w:id="512" w:name="ref-ribas2007"/>
      <w:bookmarkEnd w:id="511"/>
      <w:r>
        <w:t xml:space="preserve">Ribas, M. M. F., Moraes, E. de M., &amp; Foresti, E. (2007). Avaliação da acurácia de diversos métodos para determinação de ácidos graxos voláteis e alcalinidade a bicarbonato para monitoramento de reatores anaeróbios. </w:t>
      </w:r>
      <w:r>
        <w:rPr>
          <w:i/>
          <w:iCs/>
        </w:rPr>
        <w:t>Engenharia Sanitaria e Ambiental</w:t>
      </w:r>
      <w:r>
        <w:t xml:space="preserve">, </w:t>
      </w:r>
      <w:r>
        <w:rPr>
          <w:i/>
          <w:iCs/>
        </w:rPr>
        <w:t>12</w:t>
      </w:r>
      <w:r>
        <w:t xml:space="preserve">(3), 240–246. </w:t>
      </w:r>
      <w:hyperlink r:id="rId29">
        <w:r>
          <w:rPr>
            <w:rStyle w:val="Hiperligao"/>
          </w:rPr>
          <w:t>https://doi.org/10.1590/S1413-41522007000300002</w:t>
        </w:r>
      </w:hyperlink>
    </w:p>
    <w:p w14:paraId="7D0C9C0E" w14:textId="77777777" w:rsidR="002B39CF" w:rsidRDefault="00000000">
      <w:pPr>
        <w:pStyle w:val="Bibliografia"/>
      </w:pPr>
      <w:bookmarkStart w:id="513" w:name="ref-scherhaufer2018"/>
      <w:bookmarkEnd w:id="512"/>
      <w:r>
        <w:t xml:space="preserve">Scherhaufer, S., Moates, G., Hartikainen, H., Waldron, K., &amp; Obersteiner, G. (2018). Environmental impacts of food waste in Europe. </w:t>
      </w:r>
      <w:r>
        <w:rPr>
          <w:i/>
          <w:iCs/>
        </w:rPr>
        <w:t>Waste Management</w:t>
      </w:r>
      <w:r>
        <w:t xml:space="preserve">, </w:t>
      </w:r>
      <w:r>
        <w:rPr>
          <w:i/>
          <w:iCs/>
        </w:rPr>
        <w:t>77</w:t>
      </w:r>
      <w:r>
        <w:t xml:space="preserve">, 98–113. </w:t>
      </w:r>
      <w:hyperlink r:id="rId30">
        <w:r>
          <w:rPr>
            <w:rStyle w:val="Hiperligao"/>
          </w:rPr>
          <w:t>https://doi.org/10.1016/j.wasman.2018.04.038</w:t>
        </w:r>
      </w:hyperlink>
    </w:p>
    <w:p w14:paraId="67CBD28C" w14:textId="77777777" w:rsidR="002B39CF" w:rsidRDefault="00000000">
      <w:pPr>
        <w:pStyle w:val="Bibliografia"/>
      </w:pPr>
      <w:bookmarkStart w:id="514" w:name="ref-srimachai2025"/>
      <w:bookmarkEnd w:id="513"/>
      <w:r>
        <w:t xml:space="preserve">Srimachai, T., Thipmunee, M., Longsoh, Y., Manaswin, P., &amp; Rattanadilok Na Phuket, K. (2025). Optimization of hydrogen and methane co-production from co-digestion of canned seafood wastewater with glycerol waste in a two-stage continuous system: Comparing CSTR-PFR and CSTR-CSTR reactors. </w:t>
      </w:r>
      <w:r>
        <w:rPr>
          <w:i/>
          <w:iCs/>
        </w:rPr>
        <w:t>ASEAN Journal of Science and Technology Reports</w:t>
      </w:r>
      <w:r>
        <w:t xml:space="preserve">, </w:t>
      </w:r>
      <w:r>
        <w:rPr>
          <w:i/>
          <w:iCs/>
        </w:rPr>
        <w:t>28</w:t>
      </w:r>
      <w:r>
        <w:t xml:space="preserve">(6). </w:t>
      </w:r>
      <w:hyperlink r:id="rId31">
        <w:r>
          <w:rPr>
            <w:rStyle w:val="Hiperligao"/>
          </w:rPr>
          <w:t>https://doi.org/10.55164/ajstr.v28i6.259743</w:t>
        </w:r>
      </w:hyperlink>
    </w:p>
    <w:p w14:paraId="115942AB" w14:textId="77777777" w:rsidR="002B39CF" w:rsidRDefault="00000000">
      <w:pPr>
        <w:pStyle w:val="Bibliografia"/>
      </w:pPr>
      <w:bookmarkStart w:id="515" w:name="ref-tomczak2025"/>
      <w:bookmarkEnd w:id="514"/>
      <w:r>
        <w:t xml:space="preserve">Tomczak, W., Żak, S., Kujawska, A., &amp; Szwast, M. (2025). The use of crude glycerol as a co-substrate for anaerobic digestion. </w:t>
      </w:r>
      <w:r>
        <w:rPr>
          <w:i/>
          <w:iCs/>
        </w:rPr>
        <w:t>Molecules</w:t>
      </w:r>
      <w:r>
        <w:t xml:space="preserve">, </w:t>
      </w:r>
      <w:r>
        <w:rPr>
          <w:i/>
          <w:iCs/>
        </w:rPr>
        <w:t>30</w:t>
      </w:r>
      <w:r>
        <w:t xml:space="preserve">(17), 3655. </w:t>
      </w:r>
      <w:hyperlink r:id="rId32">
        <w:r>
          <w:rPr>
            <w:rStyle w:val="Hiperligao"/>
          </w:rPr>
          <w:t>https://doi.org/10.3390/molecules30173655</w:t>
        </w:r>
      </w:hyperlink>
      <w:bookmarkEnd w:id="454"/>
      <w:bookmarkEnd w:id="500"/>
      <w:bookmarkEnd w:id="515"/>
    </w:p>
    <w:sectPr w:rsidR="002B39CF">
      <w:footnotePr>
        <w:numRestart w:val="eachSect"/>
      </w:footnotePr>
      <w:pgSz w:w="12240" w:h="15840"/>
      <w:pgMar w:top="1417" w:right="1701" w:bottom="1417" w:left="1701"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82" w:author="Ramiro Martins" w:date="2026-10-12T10:34:00Z" w:initials="RM">
    <w:p w14:paraId="588ECF3F" w14:textId="77777777" w:rsidR="0041142D" w:rsidRDefault="0041142D" w:rsidP="0041142D">
      <w:r>
        <w:rPr>
          <w:rStyle w:val="Refdecomentrio"/>
        </w:rPr>
        <w:annotationRef/>
      </w:r>
      <w:r>
        <w:rPr>
          <w:sz w:val="20"/>
          <w:szCs w:val="20"/>
        </w:rPr>
        <w:t>é este valor?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88ECF3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124A727" w16cex:dateUtc="2026-10-12T09: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88ECF3F" w16cid:durableId="1124A72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625A97B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2A0A2A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399A3E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477498383">
    <w:abstractNumId w:val="0"/>
  </w:num>
  <w:num w:numId="2" w16cid:durableId="5070155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1554197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Ramiro Martins">
    <w15:presenceInfo w15:providerId="AD" w15:userId="S::rmartins@ipb.pt::c83f935a-9e2c-49d1-8a1e-6471487da384"/>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B39CF"/>
    <w:rsid w:val="0004722A"/>
    <w:rsid w:val="000F6C27"/>
    <w:rsid w:val="002B39CF"/>
    <w:rsid w:val="003C0327"/>
    <w:rsid w:val="0041142D"/>
    <w:rsid w:val="00852DF4"/>
    <w:rsid w:val="0096397F"/>
    <w:rsid w:val="00BC6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B9C735"/>
  <w15:docId w15:val="{198160CA-EAC6-F141-A5A3-AED2EFF8C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Corpodetexto"/>
    <w:link w:val="Ttulo1Carte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Corpodetexto"/>
    <w:link w:val="Ttulo2Carte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Corpodetexto"/>
    <w:link w:val="Ttulo3Carte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Corpodetexto"/>
    <w:link w:val="Ttulo4Carte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Corpodetexto"/>
    <w:link w:val="Ttulo5Carte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Corpodetexto"/>
    <w:link w:val="Ttulo6Carte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Corpodetexto"/>
    <w:link w:val="Ttulo7Carte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Corpodetexto"/>
    <w:link w:val="Ttulo8Carte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Corpodetexto"/>
    <w:link w:val="Ttulo9Carte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link w:val="TtuloCarte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ter">
    <w:name w:val="Título Caráter"/>
    <w:basedOn w:val="Tipodeletrapredefinidodopargrafo"/>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Corpodetexto"/>
    <w:link w:val="SubttuloCarter"/>
    <w:uiPriority w:val="11"/>
    <w:qFormat/>
    <w:rsid w:val="00A10FD9"/>
    <w:pPr>
      <w:numPr>
        <w:ilvl w:val="1"/>
      </w:numPr>
    </w:pPr>
    <w:rPr>
      <w:spacing w:val="15"/>
      <w:sz w:val="28"/>
      <w:szCs w:val="28"/>
    </w:rPr>
  </w:style>
  <w:style w:type="character" w:customStyle="1" w:styleId="SubttuloCarter">
    <w:name w:val="Subtítulo Caráter"/>
    <w:basedOn w:val="Tipodeletrapredefinidodopargrafo"/>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Corpodetexto"/>
    <w:qFormat/>
    <w:pPr>
      <w:keepNext/>
      <w:keepLines/>
    </w:pPr>
    <w:rPr>
      <w:sz w:val="24"/>
      <w:szCs w:val="24"/>
    </w:rPr>
  </w:style>
  <w:style w:type="paragraph" w:styleId="Data">
    <w:name w:val="Date"/>
    <w:basedOn w:val="Ttulo"/>
    <w:next w:val="Corpodetexto"/>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character" w:customStyle="1" w:styleId="Ttulo1Carter">
    <w:name w:val="Título 1 Caráter"/>
    <w:basedOn w:val="Tipodeletrapredefinidodopargrafo"/>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A10FD9"/>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A10FD9"/>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A10FD9"/>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A10FD9"/>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A10FD9"/>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A10FD9"/>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A10FD9"/>
    <w:rPr>
      <w:rFonts w:eastAsiaTheme="majorEastAsia" w:cstheme="majorBidi"/>
      <w:color w:val="272727" w:themeColor="text1" w:themeTint="D8"/>
    </w:rPr>
  </w:style>
  <w:style w:type="paragraph" w:styleId="Textode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paragraph" w:customStyle="1" w:styleId="FootnoteBlockText">
    <w:name w:val="Footnote Block Text"/>
    <w:basedOn w:val="Textodenotaderodap"/>
    <w:next w:val="Textodenotaderodap"/>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arte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arter">
    <w:name w:val="Legenda Caráter"/>
    <w:basedOn w:val="Tipodeletrapredefinidodopargrafo"/>
    <w:link w:val="Legenda"/>
  </w:style>
  <w:style w:type="character" w:customStyle="1" w:styleId="VerbatimChar">
    <w:name w:val="Verbatim Char"/>
    <w:basedOn w:val="LegendaCarter"/>
    <w:link w:val="SourceCode"/>
    <w:rPr>
      <w:rFonts w:ascii="Consolas" w:hAnsi="Consolas"/>
      <w:sz w:val="22"/>
    </w:rPr>
  </w:style>
  <w:style w:type="character" w:customStyle="1" w:styleId="SectionNumber">
    <w:name w:val="Section Number"/>
    <w:basedOn w:val="LegendaCarter"/>
  </w:style>
  <w:style w:type="character" w:styleId="Refdenotaderodap">
    <w:name w:val="footnote reference"/>
    <w:basedOn w:val="LegendaCarter"/>
    <w:rPr>
      <w:vertAlign w:val="superscript"/>
    </w:rPr>
  </w:style>
  <w:style w:type="character" w:styleId="Hiperligao">
    <w:name w:val="Hyperlink"/>
    <w:basedOn w:val="LegendaCarter"/>
    <w:rPr>
      <w:color w:val="156082" w:themeColor="accent1"/>
    </w:rPr>
  </w:style>
  <w:style w:type="paragraph" w:styleId="Cabealhodondice">
    <w:name w:val="TOC Heading"/>
    <w:basedOn w:val="Ttulo1"/>
    <w:next w:val="Corpodetexto"/>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o">
    <w:name w:val="Revision"/>
    <w:hidden/>
    <w:rsid w:val="0041142D"/>
    <w:pPr>
      <w:spacing w:after="0"/>
    </w:pPr>
  </w:style>
  <w:style w:type="character" w:styleId="TextodoMarcadordePosio">
    <w:name w:val="Placeholder Text"/>
    <w:basedOn w:val="Tipodeletrapredefinidodopargrafo"/>
    <w:rsid w:val="0041142D"/>
    <w:rPr>
      <w:color w:val="666666"/>
    </w:rPr>
  </w:style>
  <w:style w:type="character" w:styleId="Refdecomentrio">
    <w:name w:val="annotation reference"/>
    <w:basedOn w:val="Tipodeletrapredefinidodopargrafo"/>
    <w:rsid w:val="0041142D"/>
    <w:rPr>
      <w:sz w:val="16"/>
      <w:szCs w:val="16"/>
    </w:rPr>
  </w:style>
  <w:style w:type="paragraph" w:styleId="Textodecomentrio">
    <w:name w:val="annotation text"/>
    <w:basedOn w:val="Normal"/>
    <w:link w:val="TextodecomentrioCarter"/>
    <w:rsid w:val="0041142D"/>
    <w:rPr>
      <w:sz w:val="20"/>
      <w:szCs w:val="20"/>
    </w:rPr>
  </w:style>
  <w:style w:type="character" w:customStyle="1" w:styleId="TextodecomentrioCarter">
    <w:name w:val="Texto de comentário Caráter"/>
    <w:basedOn w:val="Tipodeletrapredefinidodopargrafo"/>
    <w:link w:val="Textodecomentrio"/>
    <w:rsid w:val="0041142D"/>
    <w:rPr>
      <w:sz w:val="20"/>
      <w:szCs w:val="20"/>
    </w:rPr>
  </w:style>
  <w:style w:type="paragraph" w:styleId="Assuntodecomentrio">
    <w:name w:val="annotation subject"/>
    <w:basedOn w:val="Textodecomentrio"/>
    <w:next w:val="Textodecomentrio"/>
    <w:link w:val="AssuntodecomentrioCarter"/>
    <w:rsid w:val="0041142D"/>
    <w:rPr>
      <w:b/>
      <w:bCs/>
    </w:rPr>
  </w:style>
  <w:style w:type="character" w:customStyle="1" w:styleId="AssuntodecomentrioCarter">
    <w:name w:val="Assunto de comentário Caráter"/>
    <w:basedOn w:val="TextodecomentrioCarter"/>
    <w:link w:val="Assuntodecomentrio"/>
    <w:rsid w:val="0041142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oi.org/10.2139/ssrn.6315202" TargetMode="External"/><Relationship Id="rId26" Type="http://schemas.openxmlformats.org/officeDocument/2006/relationships/hyperlink" Target="https://doi.org/10.1016/j.rser.2010.07.042" TargetMode="External"/><Relationship Id="rId3" Type="http://schemas.openxmlformats.org/officeDocument/2006/relationships/settings" Target="settings.xml"/><Relationship Id="rId21" Type="http://schemas.openxmlformats.org/officeDocument/2006/relationships/hyperlink" Target="https://doi.org/10.1016/j.fuel.2023.127485" TargetMode="External"/><Relationship Id="rId34" Type="http://schemas.microsoft.com/office/2011/relationships/people" Target="people.xml"/><Relationship Id="rId7" Type="http://schemas.openxmlformats.org/officeDocument/2006/relationships/comments" Target="comment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hyperlink" Target="https://doi.org/10.1007/s12155-025-10820-4"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hyperlink" Target="https://doi.org/10.1016/j.nbt.2011.05.010" TargetMode="External"/><Relationship Id="rId29" Type="http://schemas.openxmlformats.org/officeDocument/2006/relationships/hyperlink" Target="https://doi.org/10.1590/S1413-41522007000300002"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3.jpg"/><Relationship Id="rId24" Type="http://schemas.openxmlformats.org/officeDocument/2006/relationships/hyperlink" Target="https://doi.org/10.1016/j.btre.2015.11.002" TargetMode="External"/><Relationship Id="rId32" Type="http://schemas.openxmlformats.org/officeDocument/2006/relationships/hyperlink" Target="https://doi.org/10.3390/molecules30173655" TargetMode="External"/><Relationship Id="rId5" Type="http://schemas.openxmlformats.org/officeDocument/2006/relationships/image" Target="media/image1.png"/><Relationship Id="rId15" Type="http://schemas.openxmlformats.org/officeDocument/2006/relationships/image" Target="media/image7.jpg"/><Relationship Id="rId23" Type="http://schemas.openxmlformats.org/officeDocument/2006/relationships/hyperlink" Target="https://doi.org/10.1007/s12649-018-00570-0" TargetMode="External"/><Relationship Id="rId28" Type="http://schemas.openxmlformats.org/officeDocument/2006/relationships/hyperlink" Target="https://doi.org/10.1016/j.biortech.2020.123359" TargetMode="External"/><Relationship Id="rId10" Type="http://schemas.microsoft.com/office/2018/08/relationships/commentsExtensible" Target="commentsExtensible.xml"/><Relationship Id="rId19" Type="http://schemas.openxmlformats.org/officeDocument/2006/relationships/hyperlink" Target="https://doi.org/10.1021/acs.est.1c03940" TargetMode="External"/><Relationship Id="rId31" Type="http://schemas.openxmlformats.org/officeDocument/2006/relationships/hyperlink" Target="https://doi.org/10.55164/ajstr.v28i6.259743"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6.jpg"/><Relationship Id="rId22" Type="http://schemas.openxmlformats.org/officeDocument/2006/relationships/hyperlink" Target="https://doi.org/10.2225/vol10-issue3-fulltext-7" TargetMode="External"/><Relationship Id="rId27" Type="http://schemas.openxmlformats.org/officeDocument/2006/relationships/hyperlink" Target="https://doi.org/10.6092/unibo/amsdottorato/7388" TargetMode="External"/><Relationship Id="rId30" Type="http://schemas.openxmlformats.org/officeDocument/2006/relationships/hyperlink" Target="https://doi.org/10.1016/j.wasman.2018.04.038" TargetMode="External"/><Relationship Id="rId35" Type="http://schemas.openxmlformats.org/officeDocument/2006/relationships/theme" Target="theme/theme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DA92E81-DB22-8045-99EB-818DC2E55AA8}">
  <we:reference id="WA200001361" version="2.129.3.0" store="Omex" storeType="OMEX"/>
  <we:alternateReferences>
    <we:reference id="WA200001361" version="2.129.3.0" store="WA200001361" storeType="OMEX"/>
  </we:alternateReferences>
  <we:properties>
    <we:property name="paperpal-document-id" value="&quot;14cc4fa5-116a-4424-8b63-39d2bee7923b&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76</TotalTime>
  <Pages>26</Pages>
  <Words>8403</Words>
  <Characters>45213</Characters>
  <Application>Microsoft Office Word</Application>
  <DocSecurity>0</DocSecurity>
  <Lines>1507</Lines>
  <Paragraphs>705</Paragraphs>
  <ScaleCrop>false</ScaleCrop>
  <Company/>
  <LinksUpToDate>false</LinksUpToDate>
  <CharactersWithSpaces>52911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Ramiro Martins</cp:lastModifiedBy>
  <cp:revision>4</cp:revision>
  <dcterms:created xsi:type="dcterms:W3CDTF">2026-10-07T16:32:00Z</dcterms:created>
  <dcterms:modified xsi:type="dcterms:W3CDTF">2026-10-12T14:07:00Z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https://raw.githubusercontent.com/citation-style-language/styles/master/apa.csl</vt:lpwstr>
  </property>
  <property fmtid="{D5CDD505-2E9C-101B-9397-08002B2CF9AE}" pid="4" name="GrammarlyDocumentId">
    <vt:lpwstr>c7ae21a73100a6163a50b85e39d53760832751ffd568b84ab10a20d97b3a9014</vt:lpwstr>
  </property>
</Properties>
</file>